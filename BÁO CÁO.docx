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FF37A2" w14:textId="37213B4D" w:rsidR="002F19D7" w:rsidRPr="0032491E" w:rsidRDefault="001F7C8F" w:rsidP="001F7C8F">
      <w:pPr>
        <w:spacing w:line="360" w:lineRule="auto"/>
        <w:jc w:val="center"/>
        <w:rPr>
          <w:b/>
          <w:bCs/>
          <w:sz w:val="48"/>
          <w:szCs w:val="48"/>
        </w:rPr>
      </w:pPr>
      <w:r w:rsidRPr="0032491E">
        <w:rPr>
          <w:b/>
          <w:bCs/>
          <w:sz w:val="48"/>
          <w:szCs w:val="48"/>
        </w:rPr>
        <w:t>BÁO CÁO</w:t>
      </w:r>
    </w:p>
    <w:p w14:paraId="6438B715" w14:textId="5C9F1DCE" w:rsidR="001F7C8F" w:rsidRPr="0032491E" w:rsidRDefault="001F7C8F" w:rsidP="001F7C8F">
      <w:pPr>
        <w:spacing w:line="360" w:lineRule="auto"/>
        <w:jc w:val="center"/>
        <w:rPr>
          <w:b/>
          <w:bCs/>
          <w:sz w:val="48"/>
          <w:szCs w:val="48"/>
        </w:rPr>
      </w:pPr>
      <w:r w:rsidRPr="0032491E">
        <w:rPr>
          <w:b/>
          <w:bCs/>
          <w:sz w:val="48"/>
          <w:szCs w:val="48"/>
        </w:rPr>
        <w:t>MÔN HỌC: KỸ NĂNG NGHỀ NGHIỆP</w:t>
      </w:r>
    </w:p>
    <w:p w14:paraId="4E8C5A8A" w14:textId="6799C5A2" w:rsidR="001F7C8F" w:rsidRDefault="001F7C8F" w:rsidP="001F7C8F">
      <w:pPr>
        <w:spacing w:line="360" w:lineRule="auto"/>
        <w:jc w:val="center"/>
        <w:rPr>
          <w:b/>
          <w:bCs/>
          <w:sz w:val="48"/>
          <w:szCs w:val="48"/>
        </w:rPr>
      </w:pPr>
      <w:r w:rsidRPr="0032491E">
        <w:rPr>
          <w:b/>
          <w:bCs/>
          <w:sz w:val="48"/>
          <w:szCs w:val="48"/>
        </w:rPr>
        <w:t>CHỦ ĐỀ: TÌM HIỂU GIT VÀ GITHUB</w:t>
      </w:r>
    </w:p>
    <w:p w14:paraId="31AEBCD2" w14:textId="08C1A271" w:rsidR="0090383E" w:rsidRPr="0090383E" w:rsidRDefault="0090383E" w:rsidP="001F7C8F">
      <w:pPr>
        <w:spacing w:line="360" w:lineRule="auto"/>
        <w:jc w:val="center"/>
        <w:rPr>
          <w:b/>
          <w:bCs/>
          <w:sz w:val="36"/>
          <w:szCs w:val="36"/>
        </w:rPr>
      </w:pPr>
      <w:r w:rsidRPr="0090383E">
        <w:rPr>
          <w:b/>
          <w:bCs/>
          <w:sz w:val="36"/>
          <w:szCs w:val="36"/>
        </w:rPr>
        <w:t>Nhóm 8</w:t>
      </w:r>
    </w:p>
    <w:p w14:paraId="56E65E90" w14:textId="3E24F6A0" w:rsidR="001F7C8F" w:rsidRPr="0032491E" w:rsidRDefault="001F7C8F" w:rsidP="001F7C8F">
      <w:pPr>
        <w:spacing w:line="360" w:lineRule="auto"/>
        <w:jc w:val="center"/>
        <w:rPr>
          <w:sz w:val="32"/>
          <w:szCs w:val="32"/>
        </w:rPr>
      </w:pPr>
      <w:r w:rsidRPr="0032491E">
        <w:rPr>
          <w:sz w:val="32"/>
          <w:szCs w:val="32"/>
        </w:rPr>
        <w:t>GVHD: Thái Huy Tân</w:t>
      </w:r>
    </w:p>
    <w:p w14:paraId="0D6803D4" w14:textId="4F23E9D0" w:rsidR="001F7C8F" w:rsidRPr="0032491E" w:rsidRDefault="001F7C8F" w:rsidP="001F7C8F">
      <w:pPr>
        <w:spacing w:line="360" w:lineRule="auto"/>
        <w:jc w:val="center"/>
        <w:rPr>
          <w:sz w:val="32"/>
          <w:szCs w:val="32"/>
        </w:rPr>
      </w:pPr>
      <w:r w:rsidRPr="0032491E">
        <w:rPr>
          <w:sz w:val="32"/>
          <w:szCs w:val="32"/>
        </w:rPr>
        <w:t>Ngày báo cáo: 13/9/2024</w:t>
      </w:r>
    </w:p>
    <w:p w14:paraId="1DD4BA0C" w14:textId="3213792C" w:rsidR="001F7C8F" w:rsidRPr="0032491E" w:rsidRDefault="001F7C8F" w:rsidP="001F7C8F">
      <w:pPr>
        <w:pStyle w:val="ListParagraph"/>
        <w:numPr>
          <w:ilvl w:val="0"/>
          <w:numId w:val="1"/>
        </w:numPr>
        <w:spacing w:line="360" w:lineRule="auto"/>
        <w:jc w:val="both"/>
        <w:rPr>
          <w:b/>
          <w:bCs/>
          <w:sz w:val="28"/>
          <w:u w:val="single"/>
        </w:rPr>
      </w:pPr>
      <w:r w:rsidRPr="0032491E">
        <w:rPr>
          <w:b/>
          <w:bCs/>
          <w:sz w:val="28"/>
          <w:u w:val="single"/>
        </w:rPr>
        <w:t>Thông tin chung</w:t>
      </w:r>
      <w:ins w:id="0" w:author="Võ Hiếu" w:date="2024-09-16T20:39:00Z" w16du:dateUtc="2024-09-16T13:39:00Z">
        <w:r w:rsidR="00CF08FA">
          <w:rPr>
            <w:b/>
            <w:bCs/>
            <w:sz w:val="28"/>
            <w:u w:val="single"/>
          </w:rPr>
          <w:t>:</w:t>
        </w:r>
      </w:ins>
    </w:p>
    <w:p w14:paraId="17CE4EC3" w14:textId="142FAD68" w:rsidR="001F7C8F" w:rsidRDefault="001F7C8F" w:rsidP="001F7C8F">
      <w:pPr>
        <w:pStyle w:val="ListParagraph"/>
        <w:spacing w:line="360" w:lineRule="auto"/>
        <w:jc w:val="both"/>
      </w:pPr>
      <w:r>
        <w:t>Lớp: SS004.P14</w:t>
      </w:r>
    </w:p>
    <w:tbl>
      <w:tblPr>
        <w:tblStyle w:val="TableGrid"/>
        <w:tblW w:w="0" w:type="auto"/>
        <w:tblInd w:w="720" w:type="dxa"/>
        <w:tblLook w:val="04A0" w:firstRow="1" w:lastRow="0" w:firstColumn="1" w:lastColumn="0" w:noHBand="0" w:noVBand="1"/>
      </w:tblPr>
      <w:tblGrid>
        <w:gridCol w:w="1434"/>
        <w:gridCol w:w="2587"/>
        <w:gridCol w:w="2071"/>
        <w:gridCol w:w="2538"/>
      </w:tblGrid>
      <w:tr w:rsidR="0032491E" w14:paraId="51A82178" w14:textId="77777777" w:rsidTr="001F7C8F">
        <w:tc>
          <w:tcPr>
            <w:tcW w:w="1525" w:type="dxa"/>
            <w:vAlign w:val="center"/>
          </w:tcPr>
          <w:p w14:paraId="0DC0DE2D" w14:textId="30F5A09A" w:rsidR="001F7C8F" w:rsidRDefault="001F7C8F" w:rsidP="001F7C8F">
            <w:pPr>
              <w:pStyle w:val="ListParagraph"/>
              <w:spacing w:line="276" w:lineRule="auto"/>
              <w:ind w:left="0"/>
              <w:jc w:val="center"/>
            </w:pPr>
            <w:r>
              <w:t>STT</w:t>
            </w:r>
          </w:p>
        </w:tc>
        <w:tc>
          <w:tcPr>
            <w:tcW w:w="2769" w:type="dxa"/>
            <w:vAlign w:val="center"/>
          </w:tcPr>
          <w:p w14:paraId="3B182C0E" w14:textId="2ED2640C" w:rsidR="001F7C8F" w:rsidRDefault="001F7C8F" w:rsidP="001F7C8F">
            <w:pPr>
              <w:pStyle w:val="ListParagraph"/>
              <w:spacing w:line="276" w:lineRule="auto"/>
              <w:ind w:left="0"/>
              <w:jc w:val="center"/>
            </w:pPr>
            <w:r>
              <w:t>Họ và tên</w:t>
            </w:r>
          </w:p>
        </w:tc>
        <w:tc>
          <w:tcPr>
            <w:tcW w:w="2169" w:type="dxa"/>
            <w:vAlign w:val="center"/>
          </w:tcPr>
          <w:p w14:paraId="295EE868" w14:textId="5ED4ECCA" w:rsidR="001F7C8F" w:rsidRDefault="001F7C8F" w:rsidP="001F7C8F">
            <w:pPr>
              <w:pStyle w:val="ListParagraph"/>
              <w:spacing w:line="276" w:lineRule="auto"/>
              <w:ind w:left="0"/>
              <w:jc w:val="center"/>
            </w:pPr>
            <w:r>
              <w:t>MSSV</w:t>
            </w:r>
          </w:p>
        </w:tc>
        <w:tc>
          <w:tcPr>
            <w:tcW w:w="2167" w:type="dxa"/>
            <w:vAlign w:val="center"/>
          </w:tcPr>
          <w:p w14:paraId="3906B706" w14:textId="011CF63E" w:rsidR="001F7C8F" w:rsidRDefault="001F7C8F" w:rsidP="001F7C8F">
            <w:pPr>
              <w:pStyle w:val="ListParagraph"/>
              <w:spacing w:line="276" w:lineRule="auto"/>
              <w:ind w:left="0"/>
              <w:jc w:val="center"/>
            </w:pPr>
            <w:r>
              <w:t>Email</w:t>
            </w:r>
          </w:p>
        </w:tc>
      </w:tr>
      <w:tr w:rsidR="0032491E" w14:paraId="73A12589" w14:textId="77777777" w:rsidTr="001F7C8F">
        <w:tc>
          <w:tcPr>
            <w:tcW w:w="1525" w:type="dxa"/>
            <w:vAlign w:val="center"/>
          </w:tcPr>
          <w:p w14:paraId="3A18CC97" w14:textId="4F1F466B" w:rsidR="001F7C8F" w:rsidRDefault="001F7C8F" w:rsidP="001F7C8F">
            <w:pPr>
              <w:pStyle w:val="ListParagraph"/>
              <w:spacing w:line="276" w:lineRule="auto"/>
              <w:ind w:left="0"/>
              <w:jc w:val="center"/>
            </w:pPr>
            <w:r>
              <w:t>1</w:t>
            </w:r>
          </w:p>
        </w:tc>
        <w:tc>
          <w:tcPr>
            <w:tcW w:w="2769" w:type="dxa"/>
            <w:vAlign w:val="center"/>
          </w:tcPr>
          <w:p w14:paraId="646D8815" w14:textId="00DB869B" w:rsidR="001F7C8F" w:rsidRDefault="001F7C8F" w:rsidP="001F7C8F">
            <w:pPr>
              <w:pStyle w:val="ListParagraph"/>
              <w:spacing w:line="276" w:lineRule="auto"/>
              <w:ind w:left="0"/>
              <w:jc w:val="center"/>
            </w:pPr>
            <w:r>
              <w:t>Phạm Lê Đăng Kha</w:t>
            </w:r>
          </w:p>
        </w:tc>
        <w:tc>
          <w:tcPr>
            <w:tcW w:w="2169" w:type="dxa"/>
            <w:vAlign w:val="center"/>
          </w:tcPr>
          <w:p w14:paraId="590A758E" w14:textId="1276F9B7" w:rsidR="001F7C8F" w:rsidRDefault="001F7C8F" w:rsidP="001F7C8F">
            <w:pPr>
              <w:pStyle w:val="ListParagraph"/>
              <w:spacing w:line="276" w:lineRule="auto"/>
              <w:ind w:left="0"/>
              <w:jc w:val="center"/>
            </w:pPr>
            <w:r>
              <w:t>23520669</w:t>
            </w:r>
          </w:p>
        </w:tc>
        <w:tc>
          <w:tcPr>
            <w:tcW w:w="2167" w:type="dxa"/>
            <w:vAlign w:val="center"/>
          </w:tcPr>
          <w:p w14:paraId="014C9FF5" w14:textId="7EC65CD1" w:rsidR="001F7C8F" w:rsidRDefault="00000000" w:rsidP="001F7C8F">
            <w:pPr>
              <w:pStyle w:val="ListParagraph"/>
              <w:spacing w:line="276" w:lineRule="auto"/>
              <w:ind w:left="0"/>
              <w:jc w:val="center"/>
            </w:pPr>
            <w:hyperlink r:id="rId7" w:history="1">
              <w:r w:rsidR="0032491E" w:rsidRPr="001F4B2D">
                <w:rPr>
                  <w:rStyle w:val="Hyperlink"/>
                </w:rPr>
                <w:t>23520669@gm.uit.edu.vn</w:t>
              </w:r>
            </w:hyperlink>
          </w:p>
        </w:tc>
      </w:tr>
      <w:tr w:rsidR="0032491E" w14:paraId="6D23EF04" w14:textId="77777777" w:rsidTr="001F7C8F">
        <w:tc>
          <w:tcPr>
            <w:tcW w:w="1525" w:type="dxa"/>
            <w:vAlign w:val="center"/>
          </w:tcPr>
          <w:p w14:paraId="0829E712" w14:textId="7DDD62EA" w:rsidR="001F7C8F" w:rsidRDefault="001F7C8F" w:rsidP="001F7C8F">
            <w:pPr>
              <w:pStyle w:val="ListParagraph"/>
              <w:spacing w:line="276" w:lineRule="auto"/>
              <w:ind w:left="0"/>
              <w:jc w:val="center"/>
            </w:pPr>
            <w:r>
              <w:t>2</w:t>
            </w:r>
          </w:p>
        </w:tc>
        <w:tc>
          <w:tcPr>
            <w:tcW w:w="2769" w:type="dxa"/>
            <w:vAlign w:val="center"/>
          </w:tcPr>
          <w:p w14:paraId="4A924494" w14:textId="152087B6" w:rsidR="001F7C8F" w:rsidRDefault="001F7C8F" w:rsidP="001F7C8F">
            <w:pPr>
              <w:pStyle w:val="ListParagraph"/>
              <w:spacing w:line="276" w:lineRule="auto"/>
              <w:ind w:left="0"/>
              <w:jc w:val="center"/>
            </w:pPr>
            <w:r>
              <w:t>Phan Cảnh Đăng Huân</w:t>
            </w:r>
          </w:p>
        </w:tc>
        <w:tc>
          <w:tcPr>
            <w:tcW w:w="2169" w:type="dxa"/>
            <w:vAlign w:val="center"/>
          </w:tcPr>
          <w:p w14:paraId="685DAD97" w14:textId="2BB658BB" w:rsidR="001F7C8F" w:rsidRDefault="0032491E" w:rsidP="001F7C8F">
            <w:pPr>
              <w:pStyle w:val="ListParagraph"/>
              <w:spacing w:line="276" w:lineRule="auto"/>
              <w:ind w:left="0"/>
              <w:jc w:val="center"/>
            </w:pPr>
            <w:r w:rsidRPr="0032491E">
              <w:t>23520552</w:t>
            </w:r>
          </w:p>
        </w:tc>
        <w:tc>
          <w:tcPr>
            <w:tcW w:w="2167" w:type="dxa"/>
            <w:vAlign w:val="center"/>
          </w:tcPr>
          <w:p w14:paraId="6CD97329" w14:textId="2DCB5FC6" w:rsidR="001F7C8F" w:rsidRDefault="00000000" w:rsidP="001F7C8F">
            <w:pPr>
              <w:pStyle w:val="ListParagraph"/>
              <w:spacing w:line="276" w:lineRule="auto"/>
              <w:ind w:left="0"/>
              <w:jc w:val="center"/>
            </w:pPr>
            <w:hyperlink r:id="rId8" w:history="1">
              <w:r w:rsidR="0032491E" w:rsidRPr="001F4B2D">
                <w:rPr>
                  <w:rStyle w:val="Hyperlink"/>
                </w:rPr>
                <w:t>23520552@gm.uit.edu.vn</w:t>
              </w:r>
            </w:hyperlink>
          </w:p>
        </w:tc>
      </w:tr>
      <w:tr w:rsidR="0032491E" w14:paraId="3325D42F" w14:textId="77777777" w:rsidTr="001F7C8F">
        <w:tc>
          <w:tcPr>
            <w:tcW w:w="1525" w:type="dxa"/>
            <w:vAlign w:val="center"/>
          </w:tcPr>
          <w:p w14:paraId="169567DD" w14:textId="3128B3D4" w:rsidR="001F7C8F" w:rsidRDefault="001F7C8F" w:rsidP="001F7C8F">
            <w:pPr>
              <w:pStyle w:val="ListParagraph"/>
              <w:spacing w:line="276" w:lineRule="auto"/>
              <w:ind w:left="0"/>
              <w:jc w:val="center"/>
            </w:pPr>
            <w:r>
              <w:t>3</w:t>
            </w:r>
          </w:p>
        </w:tc>
        <w:tc>
          <w:tcPr>
            <w:tcW w:w="2769" w:type="dxa"/>
            <w:vAlign w:val="center"/>
          </w:tcPr>
          <w:p w14:paraId="7CBE430D" w14:textId="3662CBA0" w:rsidR="001F7C8F" w:rsidRDefault="001F7C8F" w:rsidP="001F7C8F">
            <w:pPr>
              <w:pStyle w:val="ListParagraph"/>
              <w:spacing w:line="276" w:lineRule="auto"/>
              <w:ind w:left="0"/>
              <w:jc w:val="center"/>
            </w:pPr>
            <w:r>
              <w:t>Võ Duy Hiếu</w:t>
            </w:r>
          </w:p>
        </w:tc>
        <w:tc>
          <w:tcPr>
            <w:tcW w:w="2169" w:type="dxa"/>
            <w:vAlign w:val="center"/>
          </w:tcPr>
          <w:p w14:paraId="2A1F4BA6" w14:textId="5C2313CF" w:rsidR="001F7C8F" w:rsidRDefault="0032491E" w:rsidP="001F7C8F">
            <w:pPr>
              <w:pStyle w:val="ListParagraph"/>
              <w:spacing w:line="276" w:lineRule="auto"/>
              <w:ind w:left="0"/>
              <w:jc w:val="center"/>
            </w:pPr>
            <w:r w:rsidRPr="0032491E">
              <w:t>23520498</w:t>
            </w:r>
          </w:p>
        </w:tc>
        <w:tc>
          <w:tcPr>
            <w:tcW w:w="2167" w:type="dxa"/>
            <w:vAlign w:val="center"/>
          </w:tcPr>
          <w:p w14:paraId="0DA5F7F3" w14:textId="1D2B6C73" w:rsidR="001F7C8F" w:rsidRDefault="00000000" w:rsidP="001F7C8F">
            <w:pPr>
              <w:pStyle w:val="ListParagraph"/>
              <w:spacing w:line="276" w:lineRule="auto"/>
              <w:ind w:left="0"/>
              <w:jc w:val="center"/>
            </w:pPr>
            <w:hyperlink r:id="rId9" w:history="1">
              <w:r w:rsidR="0032491E" w:rsidRPr="001F4B2D">
                <w:rPr>
                  <w:rStyle w:val="Hyperlink"/>
                </w:rPr>
                <w:t>23520498@gm.uit.edu.vn</w:t>
              </w:r>
            </w:hyperlink>
          </w:p>
        </w:tc>
      </w:tr>
      <w:tr w:rsidR="0032491E" w14:paraId="16636A64" w14:textId="77777777" w:rsidTr="001F7C8F">
        <w:tc>
          <w:tcPr>
            <w:tcW w:w="1525" w:type="dxa"/>
            <w:vAlign w:val="center"/>
          </w:tcPr>
          <w:p w14:paraId="4D49DDAC" w14:textId="01879992" w:rsidR="001F7C8F" w:rsidRDefault="001F7C8F" w:rsidP="001F7C8F">
            <w:pPr>
              <w:pStyle w:val="ListParagraph"/>
              <w:spacing w:line="276" w:lineRule="auto"/>
              <w:ind w:left="0"/>
              <w:jc w:val="center"/>
            </w:pPr>
            <w:r>
              <w:t>4</w:t>
            </w:r>
          </w:p>
        </w:tc>
        <w:tc>
          <w:tcPr>
            <w:tcW w:w="2769" w:type="dxa"/>
            <w:vAlign w:val="center"/>
          </w:tcPr>
          <w:p w14:paraId="25C9FE15" w14:textId="1CC4E9E2" w:rsidR="001F7C8F" w:rsidRDefault="001F7C8F" w:rsidP="001F7C8F">
            <w:pPr>
              <w:pStyle w:val="ListParagraph"/>
              <w:spacing w:line="276" w:lineRule="auto"/>
              <w:ind w:left="0"/>
              <w:jc w:val="center"/>
            </w:pPr>
            <w:r>
              <w:t>Hồng Huy Hoàng</w:t>
            </w:r>
          </w:p>
        </w:tc>
        <w:tc>
          <w:tcPr>
            <w:tcW w:w="2169" w:type="dxa"/>
            <w:vAlign w:val="center"/>
          </w:tcPr>
          <w:p w14:paraId="51252300" w14:textId="083B03FD" w:rsidR="001F7C8F" w:rsidRDefault="0032491E" w:rsidP="001F7C8F">
            <w:pPr>
              <w:pStyle w:val="ListParagraph"/>
              <w:spacing w:line="276" w:lineRule="auto"/>
              <w:ind w:left="0"/>
              <w:jc w:val="center"/>
            </w:pPr>
            <w:r w:rsidRPr="0032491E">
              <w:t>23520517</w:t>
            </w:r>
          </w:p>
        </w:tc>
        <w:tc>
          <w:tcPr>
            <w:tcW w:w="2167" w:type="dxa"/>
            <w:vAlign w:val="center"/>
          </w:tcPr>
          <w:p w14:paraId="18BC99C2" w14:textId="7E5660EB" w:rsidR="001F7C8F" w:rsidRDefault="00000000" w:rsidP="001F7C8F">
            <w:pPr>
              <w:pStyle w:val="ListParagraph"/>
              <w:spacing w:line="276" w:lineRule="auto"/>
              <w:ind w:left="0"/>
              <w:jc w:val="center"/>
            </w:pPr>
            <w:hyperlink r:id="rId10" w:history="1">
              <w:r w:rsidR="0032491E" w:rsidRPr="001F4B2D">
                <w:rPr>
                  <w:rStyle w:val="Hyperlink"/>
                </w:rPr>
                <w:t>23520517@gm.uit.edu.vn</w:t>
              </w:r>
            </w:hyperlink>
          </w:p>
        </w:tc>
      </w:tr>
    </w:tbl>
    <w:p w14:paraId="3D4977BE" w14:textId="77777777" w:rsidR="001F7C8F" w:rsidRDefault="001F7C8F" w:rsidP="001F7C8F">
      <w:pPr>
        <w:pStyle w:val="ListParagraph"/>
        <w:spacing w:line="360" w:lineRule="auto"/>
        <w:jc w:val="both"/>
      </w:pPr>
    </w:p>
    <w:p w14:paraId="36C33C67" w14:textId="77777777" w:rsidR="00857FC5" w:rsidRDefault="00857FC5" w:rsidP="001F7C8F">
      <w:pPr>
        <w:pStyle w:val="ListParagraph"/>
        <w:spacing w:line="360" w:lineRule="auto"/>
        <w:jc w:val="both"/>
      </w:pPr>
    </w:p>
    <w:p w14:paraId="42E183D0" w14:textId="18AD566C" w:rsidR="009021D6" w:rsidRPr="00370D0E" w:rsidRDefault="00370D0E" w:rsidP="001F7C8F">
      <w:pPr>
        <w:pStyle w:val="ListParagraph"/>
        <w:spacing w:line="360" w:lineRule="auto"/>
        <w:jc w:val="both"/>
        <w:rPr>
          <w:b/>
          <w:bCs/>
          <w:sz w:val="28"/>
        </w:rPr>
      </w:pPr>
      <w:r w:rsidRPr="00370D0E">
        <w:rPr>
          <w:b/>
          <w:bCs/>
          <w:sz w:val="28"/>
        </w:rPr>
        <w:t xml:space="preserve">Link GitHub: </w:t>
      </w:r>
      <w:hyperlink r:id="rId11" w:history="1">
        <w:r w:rsidRPr="00370D0E">
          <w:rPr>
            <w:rStyle w:val="Hyperlink"/>
            <w:b/>
            <w:bCs/>
            <w:sz w:val="28"/>
          </w:rPr>
          <w:t>Hello-world (Nhóm 8)</w:t>
        </w:r>
      </w:hyperlink>
    </w:p>
    <w:p w14:paraId="608A8A44" w14:textId="77777777" w:rsidR="009021D6" w:rsidRDefault="009021D6" w:rsidP="001F7C8F">
      <w:pPr>
        <w:pStyle w:val="ListParagraph"/>
        <w:spacing w:line="360" w:lineRule="auto"/>
        <w:jc w:val="both"/>
      </w:pPr>
    </w:p>
    <w:p w14:paraId="3DE74C63" w14:textId="77777777" w:rsidR="009021D6" w:rsidRDefault="009021D6" w:rsidP="001F7C8F">
      <w:pPr>
        <w:pStyle w:val="ListParagraph"/>
        <w:spacing w:line="360" w:lineRule="auto"/>
        <w:jc w:val="both"/>
      </w:pPr>
    </w:p>
    <w:p w14:paraId="6D6A4B34" w14:textId="77777777" w:rsidR="009021D6" w:rsidRDefault="009021D6" w:rsidP="001F7C8F">
      <w:pPr>
        <w:pStyle w:val="ListParagraph"/>
        <w:spacing w:line="360" w:lineRule="auto"/>
        <w:jc w:val="both"/>
      </w:pPr>
    </w:p>
    <w:p w14:paraId="21D3F08B" w14:textId="77777777" w:rsidR="009021D6" w:rsidRDefault="009021D6" w:rsidP="001F7C8F">
      <w:pPr>
        <w:pStyle w:val="ListParagraph"/>
        <w:spacing w:line="360" w:lineRule="auto"/>
        <w:jc w:val="both"/>
      </w:pPr>
    </w:p>
    <w:p w14:paraId="5ABFD8A4" w14:textId="77777777" w:rsidR="009021D6" w:rsidRDefault="009021D6" w:rsidP="001F7C8F">
      <w:pPr>
        <w:pStyle w:val="ListParagraph"/>
        <w:spacing w:line="360" w:lineRule="auto"/>
        <w:jc w:val="both"/>
      </w:pPr>
    </w:p>
    <w:p w14:paraId="0CE6E4BF" w14:textId="77777777" w:rsidR="009021D6" w:rsidRDefault="009021D6" w:rsidP="001F7C8F">
      <w:pPr>
        <w:pStyle w:val="ListParagraph"/>
        <w:spacing w:line="360" w:lineRule="auto"/>
        <w:jc w:val="both"/>
      </w:pPr>
    </w:p>
    <w:p w14:paraId="10E22CB6" w14:textId="77777777" w:rsidR="009021D6" w:rsidRDefault="009021D6" w:rsidP="001F7C8F">
      <w:pPr>
        <w:pStyle w:val="ListParagraph"/>
        <w:spacing w:line="360" w:lineRule="auto"/>
        <w:jc w:val="both"/>
      </w:pPr>
    </w:p>
    <w:p w14:paraId="4FD9F3DE" w14:textId="77777777" w:rsidR="009021D6" w:rsidRDefault="009021D6" w:rsidP="001F7C8F">
      <w:pPr>
        <w:pStyle w:val="ListParagraph"/>
        <w:spacing w:line="360" w:lineRule="auto"/>
        <w:jc w:val="both"/>
      </w:pPr>
    </w:p>
    <w:p w14:paraId="776D7CDD" w14:textId="77777777" w:rsidR="009021D6" w:rsidRDefault="009021D6" w:rsidP="001F7C8F">
      <w:pPr>
        <w:pStyle w:val="ListParagraph"/>
        <w:spacing w:line="360" w:lineRule="auto"/>
        <w:jc w:val="both"/>
      </w:pPr>
    </w:p>
    <w:p w14:paraId="3E5C15BC" w14:textId="77777777" w:rsidR="009021D6" w:rsidRDefault="009021D6" w:rsidP="001F7C8F">
      <w:pPr>
        <w:pStyle w:val="ListParagraph"/>
        <w:spacing w:line="360" w:lineRule="auto"/>
        <w:jc w:val="both"/>
      </w:pPr>
    </w:p>
    <w:p w14:paraId="1C5AAB16" w14:textId="77777777" w:rsidR="008B6229" w:rsidRDefault="008B6229" w:rsidP="001F7C8F">
      <w:pPr>
        <w:pStyle w:val="ListParagraph"/>
        <w:spacing w:line="360" w:lineRule="auto"/>
        <w:jc w:val="both"/>
      </w:pPr>
    </w:p>
    <w:p w14:paraId="0CEC009C" w14:textId="4521E330" w:rsidR="00857FC5" w:rsidRDefault="009021D6" w:rsidP="001F7C8F">
      <w:pPr>
        <w:pStyle w:val="ListParagraph"/>
        <w:spacing w:line="360" w:lineRule="auto"/>
        <w:jc w:val="both"/>
      </w:pPr>
      <w:r>
        <w:t>DANH SÁCH HÌNH ẢNH</w:t>
      </w:r>
    </w:p>
    <w:p w14:paraId="4015777D" w14:textId="55ED555F" w:rsidR="009021D6" w:rsidRDefault="009021D6" w:rsidP="001F7C8F">
      <w:pPr>
        <w:pStyle w:val="ListParagraph"/>
        <w:spacing w:line="360" w:lineRule="auto"/>
        <w:jc w:val="both"/>
      </w:pPr>
      <w:r w:rsidRPr="009021D6">
        <w:rPr>
          <w:noProof/>
          <w:lang w:val="vi-VN" w:eastAsia="vi-VN" w:bidi="ar-SA"/>
        </w:rPr>
        <w:drawing>
          <wp:inline distT="0" distB="0" distL="0" distR="0" wp14:anchorId="083390BF" wp14:editId="464EDA61">
            <wp:extent cx="2381098" cy="223151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8512" cy="2257208"/>
                    </a:xfrm>
                    <a:prstGeom prst="rect">
                      <a:avLst/>
                    </a:prstGeom>
                  </pic:spPr>
                </pic:pic>
              </a:graphicData>
            </a:graphic>
          </wp:inline>
        </w:drawing>
      </w:r>
      <w:r w:rsidRPr="009021D6">
        <w:rPr>
          <w:noProof/>
          <w:lang w:val="vi-VN" w:eastAsia="vi-VN" w:bidi="ar-SA"/>
        </w:rPr>
        <w:drawing>
          <wp:inline distT="0" distB="0" distL="0" distR="0" wp14:anchorId="0CF108F6" wp14:editId="72365A7F">
            <wp:extent cx="2811097" cy="1331367"/>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6941" cy="1334135"/>
                    </a:xfrm>
                    <a:prstGeom prst="rect">
                      <a:avLst/>
                    </a:prstGeom>
                  </pic:spPr>
                </pic:pic>
              </a:graphicData>
            </a:graphic>
          </wp:inline>
        </w:drawing>
      </w:r>
    </w:p>
    <w:p w14:paraId="1282F8BF" w14:textId="000008B5" w:rsidR="00C1695F" w:rsidRPr="004479E7" w:rsidRDefault="00867549" w:rsidP="008B6229">
      <w:pPr>
        <w:pStyle w:val="ListParagraph"/>
        <w:spacing w:line="360" w:lineRule="auto"/>
        <w:jc w:val="both"/>
      </w:pPr>
      <w:r w:rsidRPr="00867549">
        <w:rPr>
          <w:noProof/>
          <w:lang w:val="vi-VN" w:eastAsia="vi-VN" w:bidi="ar-SA"/>
        </w:rPr>
        <w:drawing>
          <wp:inline distT="0" distB="0" distL="0" distR="0" wp14:anchorId="2C2A25E9" wp14:editId="642A6960">
            <wp:extent cx="2387414" cy="18726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2237" cy="1884318"/>
                    </a:xfrm>
                    <a:prstGeom prst="rect">
                      <a:avLst/>
                    </a:prstGeom>
                  </pic:spPr>
                </pic:pic>
              </a:graphicData>
            </a:graphic>
          </wp:inline>
        </w:drawing>
      </w:r>
    </w:p>
    <w:p w14:paraId="69BE1237" w14:textId="77777777" w:rsidR="00857FC5" w:rsidRPr="004479E7" w:rsidRDefault="00857FC5" w:rsidP="001F7C8F">
      <w:pPr>
        <w:pStyle w:val="ListParagraph"/>
        <w:spacing w:line="360" w:lineRule="auto"/>
        <w:jc w:val="both"/>
      </w:pPr>
    </w:p>
    <w:p w14:paraId="60ADC2EF" w14:textId="090E8EA6" w:rsidR="00857FC5" w:rsidRPr="004479E7" w:rsidRDefault="00066B61" w:rsidP="001F7C8F">
      <w:pPr>
        <w:pStyle w:val="ListParagraph"/>
        <w:spacing w:line="360" w:lineRule="auto"/>
        <w:jc w:val="both"/>
      </w:pPr>
      <w:r>
        <w:t xml:space="preserve">Nguồn: </w:t>
      </w:r>
      <w:r w:rsidR="001B3A01" w:rsidRPr="001B3A01">
        <w:t>https://education.github.com/git-cheat-sheet-education.pdf</w:t>
      </w:r>
    </w:p>
    <w:p w14:paraId="26803F5C" w14:textId="77777777" w:rsidR="00857FC5" w:rsidRPr="004479E7" w:rsidRDefault="00857FC5" w:rsidP="001F7C8F">
      <w:pPr>
        <w:pStyle w:val="ListParagraph"/>
        <w:spacing w:line="360" w:lineRule="auto"/>
        <w:jc w:val="both"/>
      </w:pPr>
    </w:p>
    <w:p w14:paraId="4E6A7535" w14:textId="77777777" w:rsidR="00857FC5" w:rsidRPr="004479E7" w:rsidRDefault="00857FC5" w:rsidP="001F7C8F">
      <w:pPr>
        <w:pStyle w:val="ListParagraph"/>
        <w:spacing w:line="360" w:lineRule="auto"/>
        <w:jc w:val="both"/>
      </w:pPr>
    </w:p>
    <w:p w14:paraId="3ABF2A5B" w14:textId="77777777" w:rsidR="00857FC5" w:rsidRPr="004479E7" w:rsidRDefault="00857FC5" w:rsidP="008B6229">
      <w:pPr>
        <w:spacing w:line="360" w:lineRule="auto"/>
        <w:jc w:val="both"/>
      </w:pPr>
    </w:p>
    <w:p w14:paraId="7AA3AB79" w14:textId="77777777" w:rsidR="00857FC5" w:rsidRPr="004479E7" w:rsidRDefault="00857FC5" w:rsidP="001F7C8F">
      <w:pPr>
        <w:pStyle w:val="ListParagraph"/>
        <w:spacing w:line="360" w:lineRule="auto"/>
        <w:jc w:val="both"/>
      </w:pPr>
    </w:p>
    <w:p w14:paraId="31FA21BE" w14:textId="77777777" w:rsidR="00857FC5" w:rsidRPr="004479E7" w:rsidRDefault="00857FC5" w:rsidP="001F7C8F">
      <w:pPr>
        <w:pStyle w:val="ListParagraph"/>
        <w:spacing w:line="360" w:lineRule="auto"/>
        <w:jc w:val="both"/>
      </w:pPr>
    </w:p>
    <w:p w14:paraId="572D6039" w14:textId="77777777" w:rsidR="008B6229" w:rsidRPr="005207DB" w:rsidRDefault="008B6229" w:rsidP="00857FC5">
      <w:pPr>
        <w:pStyle w:val="ListParagraph"/>
        <w:spacing w:line="360" w:lineRule="auto"/>
        <w:jc w:val="center"/>
      </w:pPr>
    </w:p>
    <w:p w14:paraId="02D146CC" w14:textId="77777777" w:rsidR="008B6229" w:rsidRPr="005207DB" w:rsidRDefault="008B6229" w:rsidP="00857FC5">
      <w:pPr>
        <w:pStyle w:val="ListParagraph"/>
        <w:spacing w:line="360" w:lineRule="auto"/>
        <w:jc w:val="center"/>
      </w:pPr>
    </w:p>
    <w:p w14:paraId="3195BCA7" w14:textId="77777777" w:rsidR="008B6229" w:rsidRPr="005207DB" w:rsidRDefault="008B6229" w:rsidP="00857FC5">
      <w:pPr>
        <w:pStyle w:val="ListParagraph"/>
        <w:spacing w:line="360" w:lineRule="auto"/>
        <w:jc w:val="center"/>
      </w:pPr>
    </w:p>
    <w:p w14:paraId="58732384" w14:textId="77777777" w:rsidR="008B6229" w:rsidRPr="005207DB" w:rsidRDefault="008B6229" w:rsidP="00857FC5">
      <w:pPr>
        <w:pStyle w:val="ListParagraph"/>
        <w:spacing w:line="360" w:lineRule="auto"/>
        <w:jc w:val="center"/>
      </w:pPr>
    </w:p>
    <w:p w14:paraId="54266F6B" w14:textId="77777777" w:rsidR="008B6229" w:rsidRPr="005207DB" w:rsidRDefault="008B6229" w:rsidP="00857FC5">
      <w:pPr>
        <w:pStyle w:val="ListParagraph"/>
        <w:spacing w:line="360" w:lineRule="auto"/>
        <w:jc w:val="center"/>
      </w:pPr>
    </w:p>
    <w:p w14:paraId="618D4E5C" w14:textId="77777777" w:rsidR="008B6229" w:rsidRPr="005207DB" w:rsidRDefault="008B6229" w:rsidP="00857FC5">
      <w:pPr>
        <w:pStyle w:val="ListParagraph"/>
        <w:spacing w:line="360" w:lineRule="auto"/>
        <w:jc w:val="center"/>
      </w:pPr>
    </w:p>
    <w:p w14:paraId="05040E3F" w14:textId="77777777" w:rsidR="008B6229" w:rsidRPr="005207DB" w:rsidRDefault="008B6229" w:rsidP="00857FC5">
      <w:pPr>
        <w:pStyle w:val="ListParagraph"/>
        <w:spacing w:line="360" w:lineRule="auto"/>
        <w:jc w:val="center"/>
      </w:pPr>
    </w:p>
    <w:p w14:paraId="21C76658" w14:textId="190B078D" w:rsidR="00857FC5" w:rsidRPr="0058703F" w:rsidRDefault="00857FC5" w:rsidP="00857FC5">
      <w:pPr>
        <w:pStyle w:val="ListParagraph"/>
        <w:spacing w:line="360" w:lineRule="auto"/>
        <w:jc w:val="center"/>
        <w:rPr>
          <w:rFonts w:cstheme="minorHAnsi"/>
          <w:b/>
          <w:bCs/>
          <w:sz w:val="32"/>
          <w:szCs w:val="32"/>
        </w:rPr>
      </w:pPr>
      <w:r w:rsidRPr="0058703F">
        <w:rPr>
          <w:rFonts w:cstheme="minorHAnsi"/>
          <w:b/>
          <w:bCs/>
          <w:sz w:val="32"/>
          <w:szCs w:val="32"/>
        </w:rPr>
        <w:t>MỤC LỤC</w:t>
      </w:r>
    </w:p>
    <w:p w14:paraId="5279B790" w14:textId="5D24D487" w:rsidR="00857FC5" w:rsidRPr="005207DB" w:rsidRDefault="00857FC5" w:rsidP="00FB268D">
      <w:pPr>
        <w:pStyle w:val="ListParagraph"/>
        <w:tabs>
          <w:tab w:val="right" w:leader="dot" w:pos="8640"/>
        </w:tabs>
        <w:spacing w:line="360" w:lineRule="auto"/>
      </w:pPr>
      <w:r w:rsidRPr="005207DB">
        <w:t>CHƯƠNG 1: Giới thiệu về Git và GitHub</w:t>
      </w:r>
      <w:r w:rsidR="00FB268D" w:rsidRPr="005207DB">
        <w:tab/>
      </w:r>
      <w:r w:rsidR="0058703F">
        <w:t>4</w:t>
      </w:r>
    </w:p>
    <w:p w14:paraId="12BDF9FA" w14:textId="5F7F31EA" w:rsidR="001B3A01" w:rsidRPr="005207DB" w:rsidRDefault="00857FC5" w:rsidP="00FB268D">
      <w:pPr>
        <w:pStyle w:val="ListParagraph"/>
        <w:tabs>
          <w:tab w:val="right" w:leader="dot" w:pos="8640"/>
        </w:tabs>
        <w:spacing w:line="360" w:lineRule="auto"/>
      </w:pPr>
      <w:r w:rsidRPr="005207DB">
        <w:t xml:space="preserve">CHƯƠNG 2: Các lệnh cơ bản về </w:t>
      </w:r>
      <w:r w:rsidR="0067676B" w:rsidRPr="005207DB">
        <w:t>Git</w:t>
      </w:r>
      <w:r w:rsidR="00FB268D" w:rsidRPr="005207DB">
        <w:tab/>
      </w:r>
      <w:r w:rsidR="0058703F">
        <w:t>6</w:t>
      </w:r>
    </w:p>
    <w:p w14:paraId="0E7A1B38" w14:textId="7DF94FB4" w:rsidR="007A48AA" w:rsidRPr="005207DB" w:rsidRDefault="00927EFF" w:rsidP="00FB268D">
      <w:pPr>
        <w:pStyle w:val="ListParagraph"/>
        <w:tabs>
          <w:tab w:val="right" w:leader="dot" w:pos="8640"/>
        </w:tabs>
        <w:spacing w:line="360" w:lineRule="auto"/>
      </w:pPr>
      <w:r w:rsidRPr="005207DB">
        <w:t>CHƯƠNG 3: Tổng kết</w:t>
      </w:r>
      <w:r w:rsidR="00FB268D" w:rsidRPr="005207DB">
        <w:tab/>
        <w:t>1</w:t>
      </w:r>
      <w:r w:rsidR="003932FD">
        <w:t>7</w:t>
      </w:r>
    </w:p>
    <w:p w14:paraId="3A4D6C23" w14:textId="2EC762FC" w:rsidR="007A48AA" w:rsidRDefault="00C246C4" w:rsidP="00857FC5">
      <w:pPr>
        <w:pStyle w:val="ListParagraph"/>
        <w:spacing w:line="360" w:lineRule="auto"/>
      </w:pPr>
      <w:r>
        <w:t>Tài liệu tham khảo</w:t>
      </w:r>
    </w:p>
    <w:p w14:paraId="225AADD0" w14:textId="77777777" w:rsidR="007A48AA" w:rsidRDefault="007A48AA" w:rsidP="00857FC5">
      <w:pPr>
        <w:pStyle w:val="ListParagraph"/>
        <w:spacing w:line="360" w:lineRule="auto"/>
      </w:pPr>
    </w:p>
    <w:p w14:paraId="7F41B86A" w14:textId="77777777" w:rsidR="007A48AA" w:rsidRDefault="007A48AA" w:rsidP="00857FC5">
      <w:pPr>
        <w:pStyle w:val="ListParagraph"/>
        <w:spacing w:line="360" w:lineRule="auto"/>
      </w:pPr>
    </w:p>
    <w:p w14:paraId="77D71083" w14:textId="77777777" w:rsidR="007A48AA" w:rsidRDefault="007A48AA" w:rsidP="00857FC5">
      <w:pPr>
        <w:pStyle w:val="ListParagraph"/>
        <w:spacing w:line="360" w:lineRule="auto"/>
      </w:pPr>
    </w:p>
    <w:p w14:paraId="1D40E2F1" w14:textId="77777777" w:rsidR="007A48AA" w:rsidRDefault="007A48AA" w:rsidP="00857FC5">
      <w:pPr>
        <w:pStyle w:val="ListParagraph"/>
        <w:spacing w:line="360" w:lineRule="auto"/>
      </w:pPr>
    </w:p>
    <w:p w14:paraId="37AF5C4F" w14:textId="77777777" w:rsidR="007A48AA" w:rsidRDefault="007A48AA" w:rsidP="00857FC5">
      <w:pPr>
        <w:pStyle w:val="ListParagraph"/>
        <w:spacing w:line="360" w:lineRule="auto"/>
      </w:pPr>
    </w:p>
    <w:p w14:paraId="72307C27" w14:textId="77777777" w:rsidR="007A48AA" w:rsidRDefault="007A48AA" w:rsidP="00857FC5">
      <w:pPr>
        <w:pStyle w:val="ListParagraph"/>
        <w:spacing w:line="360" w:lineRule="auto"/>
      </w:pPr>
    </w:p>
    <w:p w14:paraId="349282FB" w14:textId="77777777" w:rsidR="007A48AA" w:rsidRDefault="007A48AA" w:rsidP="00857FC5">
      <w:pPr>
        <w:pStyle w:val="ListParagraph"/>
        <w:spacing w:line="360" w:lineRule="auto"/>
      </w:pPr>
    </w:p>
    <w:p w14:paraId="686B2C39" w14:textId="77777777" w:rsidR="007A48AA" w:rsidRDefault="007A48AA" w:rsidP="00857FC5">
      <w:pPr>
        <w:pStyle w:val="ListParagraph"/>
        <w:spacing w:line="360" w:lineRule="auto"/>
      </w:pPr>
    </w:p>
    <w:p w14:paraId="0F076509" w14:textId="77777777" w:rsidR="007A48AA" w:rsidRDefault="007A48AA" w:rsidP="00857FC5">
      <w:pPr>
        <w:pStyle w:val="ListParagraph"/>
        <w:spacing w:line="360" w:lineRule="auto"/>
      </w:pPr>
    </w:p>
    <w:p w14:paraId="2106AA19" w14:textId="77777777" w:rsidR="007A48AA" w:rsidRDefault="007A48AA" w:rsidP="00857FC5">
      <w:pPr>
        <w:pStyle w:val="ListParagraph"/>
        <w:spacing w:line="360" w:lineRule="auto"/>
      </w:pPr>
    </w:p>
    <w:p w14:paraId="128B4F31" w14:textId="77777777" w:rsidR="007A48AA" w:rsidRDefault="007A48AA" w:rsidP="00857FC5">
      <w:pPr>
        <w:pStyle w:val="ListParagraph"/>
        <w:spacing w:line="360" w:lineRule="auto"/>
      </w:pPr>
    </w:p>
    <w:p w14:paraId="44CC7A6E" w14:textId="77777777" w:rsidR="007A48AA" w:rsidRDefault="007A48AA" w:rsidP="00857FC5">
      <w:pPr>
        <w:pStyle w:val="ListParagraph"/>
        <w:spacing w:line="360" w:lineRule="auto"/>
      </w:pPr>
    </w:p>
    <w:p w14:paraId="50CCEC9C" w14:textId="77777777" w:rsidR="007A48AA" w:rsidRDefault="007A48AA" w:rsidP="00857FC5">
      <w:pPr>
        <w:pStyle w:val="ListParagraph"/>
        <w:spacing w:line="360" w:lineRule="auto"/>
      </w:pPr>
    </w:p>
    <w:p w14:paraId="267157FD" w14:textId="77777777" w:rsidR="007A48AA" w:rsidRDefault="007A48AA" w:rsidP="00857FC5">
      <w:pPr>
        <w:pStyle w:val="ListParagraph"/>
        <w:spacing w:line="360" w:lineRule="auto"/>
      </w:pPr>
    </w:p>
    <w:p w14:paraId="4852199D" w14:textId="77777777" w:rsidR="007A48AA" w:rsidRDefault="007A48AA" w:rsidP="00857FC5">
      <w:pPr>
        <w:pStyle w:val="ListParagraph"/>
        <w:spacing w:line="360" w:lineRule="auto"/>
      </w:pPr>
    </w:p>
    <w:p w14:paraId="6BE5C925" w14:textId="77777777" w:rsidR="007A48AA" w:rsidRDefault="007A48AA" w:rsidP="00857FC5">
      <w:pPr>
        <w:pStyle w:val="ListParagraph"/>
        <w:spacing w:line="360" w:lineRule="auto"/>
      </w:pPr>
    </w:p>
    <w:p w14:paraId="0348B33B" w14:textId="77777777" w:rsidR="007A48AA" w:rsidRDefault="007A48AA" w:rsidP="00857FC5">
      <w:pPr>
        <w:pStyle w:val="ListParagraph"/>
        <w:spacing w:line="360" w:lineRule="auto"/>
      </w:pPr>
    </w:p>
    <w:p w14:paraId="701F5BCF" w14:textId="77777777" w:rsidR="007A48AA" w:rsidRDefault="007A48AA" w:rsidP="00857FC5">
      <w:pPr>
        <w:pStyle w:val="ListParagraph"/>
        <w:spacing w:line="360" w:lineRule="auto"/>
      </w:pPr>
    </w:p>
    <w:p w14:paraId="165AC888" w14:textId="77777777" w:rsidR="007A48AA" w:rsidRDefault="007A48AA" w:rsidP="00857FC5">
      <w:pPr>
        <w:pStyle w:val="ListParagraph"/>
        <w:spacing w:line="360" w:lineRule="auto"/>
      </w:pPr>
    </w:p>
    <w:p w14:paraId="29E63E1A" w14:textId="77777777" w:rsidR="007A48AA" w:rsidRDefault="007A48AA" w:rsidP="00857FC5">
      <w:pPr>
        <w:pStyle w:val="ListParagraph"/>
        <w:spacing w:line="360" w:lineRule="auto"/>
      </w:pPr>
    </w:p>
    <w:p w14:paraId="0FA0D85E" w14:textId="77777777" w:rsidR="007A48AA" w:rsidRDefault="007A48AA" w:rsidP="00857FC5">
      <w:pPr>
        <w:pStyle w:val="ListParagraph"/>
        <w:spacing w:line="360" w:lineRule="auto"/>
      </w:pPr>
    </w:p>
    <w:p w14:paraId="1C1B216B" w14:textId="77777777" w:rsidR="007A48AA" w:rsidRDefault="007A48AA" w:rsidP="00857FC5">
      <w:pPr>
        <w:pStyle w:val="ListParagraph"/>
        <w:spacing w:line="360" w:lineRule="auto"/>
      </w:pPr>
    </w:p>
    <w:p w14:paraId="740EBF8B" w14:textId="77777777" w:rsidR="007A48AA" w:rsidRDefault="007A48AA" w:rsidP="00857FC5">
      <w:pPr>
        <w:pStyle w:val="ListParagraph"/>
        <w:spacing w:line="360" w:lineRule="auto"/>
      </w:pPr>
    </w:p>
    <w:p w14:paraId="7DF111AC" w14:textId="77777777" w:rsidR="007A48AA" w:rsidRDefault="007A48AA" w:rsidP="00857FC5">
      <w:pPr>
        <w:pStyle w:val="ListParagraph"/>
        <w:spacing w:line="360" w:lineRule="auto"/>
      </w:pPr>
    </w:p>
    <w:p w14:paraId="212A982E" w14:textId="77777777" w:rsidR="007A48AA" w:rsidRDefault="007A48AA" w:rsidP="00857FC5">
      <w:pPr>
        <w:pStyle w:val="ListParagraph"/>
        <w:spacing w:line="360" w:lineRule="auto"/>
      </w:pPr>
    </w:p>
    <w:p w14:paraId="31E9F280" w14:textId="77777777" w:rsidR="00FF375D" w:rsidRDefault="00FF375D" w:rsidP="00857FC5">
      <w:pPr>
        <w:pStyle w:val="ListParagraph"/>
        <w:spacing w:line="360" w:lineRule="auto"/>
      </w:pPr>
    </w:p>
    <w:p w14:paraId="2CFB08A4" w14:textId="77777777" w:rsidR="00FF375D" w:rsidRDefault="00FF375D" w:rsidP="00857FC5">
      <w:pPr>
        <w:pStyle w:val="ListParagraph"/>
        <w:spacing w:line="360" w:lineRule="auto"/>
      </w:pPr>
    </w:p>
    <w:p w14:paraId="3ECA6ED8" w14:textId="779DB35D" w:rsidR="007A48AA" w:rsidRDefault="007A48AA" w:rsidP="008254EA">
      <w:pPr>
        <w:pStyle w:val="ListParagraph"/>
        <w:spacing w:line="360" w:lineRule="auto"/>
        <w:jc w:val="center"/>
        <w:rPr>
          <w:b/>
          <w:bCs/>
          <w:color w:val="FF0000"/>
          <w:sz w:val="36"/>
          <w:szCs w:val="36"/>
        </w:rPr>
      </w:pPr>
      <w:r w:rsidRPr="008254EA">
        <w:rPr>
          <w:b/>
          <w:bCs/>
          <w:color w:val="FF0000"/>
          <w:sz w:val="36"/>
          <w:szCs w:val="36"/>
        </w:rPr>
        <w:t>Chương 1:</w:t>
      </w:r>
      <w:r w:rsidR="008254EA" w:rsidRPr="008254EA">
        <w:rPr>
          <w:b/>
          <w:bCs/>
          <w:color w:val="FF0000"/>
          <w:sz w:val="36"/>
          <w:szCs w:val="36"/>
        </w:rPr>
        <w:t xml:space="preserve"> Giới thiệu về Git và Github</w:t>
      </w:r>
    </w:p>
    <w:p w14:paraId="3DBEF915" w14:textId="77777777" w:rsidR="00E45F53" w:rsidRPr="00BE235E" w:rsidRDefault="00E45F53" w:rsidP="00E45F53">
      <w:pPr>
        <w:pStyle w:val="ListParagraph"/>
        <w:numPr>
          <w:ilvl w:val="0"/>
          <w:numId w:val="11"/>
        </w:numPr>
        <w:spacing w:line="360" w:lineRule="auto"/>
        <w:jc w:val="both"/>
        <w:rPr>
          <w:b/>
          <w:bCs/>
          <w:sz w:val="28"/>
          <w:u w:val="single"/>
        </w:rPr>
      </w:pPr>
      <w:r w:rsidRPr="00BE235E">
        <w:rPr>
          <w:b/>
          <w:bCs/>
          <w:sz w:val="28"/>
          <w:u w:val="single"/>
        </w:rPr>
        <w:t>B</w:t>
      </w:r>
      <w:r>
        <w:rPr>
          <w:b/>
          <w:bCs/>
          <w:sz w:val="28"/>
          <w:u w:val="single"/>
        </w:rPr>
        <w:t>ối cảnh ra đời của</w:t>
      </w:r>
      <w:r w:rsidRPr="00BE235E">
        <w:rPr>
          <w:b/>
          <w:bCs/>
          <w:sz w:val="28"/>
          <w:u w:val="single"/>
        </w:rPr>
        <w:t xml:space="preserve"> G</w:t>
      </w:r>
      <w:r>
        <w:rPr>
          <w:b/>
          <w:bCs/>
          <w:sz w:val="28"/>
          <w:u w:val="single"/>
        </w:rPr>
        <w:t>it</w:t>
      </w:r>
      <w:r w:rsidRPr="00BE235E">
        <w:rPr>
          <w:b/>
          <w:bCs/>
          <w:sz w:val="28"/>
          <w:u w:val="single"/>
        </w:rPr>
        <w:t>:</w:t>
      </w:r>
    </w:p>
    <w:p w14:paraId="62667EF5" w14:textId="77777777" w:rsidR="00E45F53" w:rsidRDefault="00E45F53" w:rsidP="00E45F53">
      <w:pPr>
        <w:pStyle w:val="ListParagraph"/>
        <w:spacing w:line="360" w:lineRule="auto"/>
        <w:ind w:left="990"/>
        <w:jc w:val="both"/>
        <w:rPr>
          <w:szCs w:val="22"/>
        </w:rPr>
      </w:pPr>
      <w:r>
        <w:rPr>
          <w:szCs w:val="22"/>
        </w:rPr>
        <w:t>Trước khi giới thiệu về Git cũng như Github, ta hãy đi tìm hiểu lí do Git ra đời. Trước đây, khi mà chúng ta làm việc chung với nhau trên 1 dự án, thì mỗi người trong nhóm sẽ được chia phần và tự viết code của chính mình sau đó gửi cho nhau để xem và sửa lại, đến 1 lúc nào đó thì các thành viên trong nhóm sẽ ngồi lại để ráp code vào nhau để đưa vào dự án. Tuy nhiên, vào một ngày thì có 1 thành viên đã viết code sai vào phần mềm khiến cho sản phẩm bị lỗi, thế nhưng nhóm lại không thể khôi phục đoạn code bị lỗi về trước đó do phần mềm quá lớn để sao lưu. Và thế là các thành viên trong nhóm lại phải viết code lại từ khi sản phẩm bị lỗi rồi lại phải ngồi lại để ráp code với nhau. Điều này sẽ tốn rất nhiều thời gian vì mỗi lần ráp code là mỗi lần phải sửa đổi để chương trình có thể chạy được (vì mỗi người một ý khác nhau), kế đến là mỗi khi có một thành viên viết code khiến phần mềm bị lỗi, chúng ta sẽ không biết lỗi đó là do ai, lỗi đó có từ lúc nào, và cũng rất khó khôi phục khi mà lỗi xảy ra (do không hề có sao lưu trước đấy). Vì vậy, nên Git đã xuất hiện và đã giải quyết được các vấn đề này một cách nhanh gọn và dễ dàng.</w:t>
      </w:r>
    </w:p>
    <w:p w14:paraId="11215F2A" w14:textId="77777777" w:rsidR="00E45F53" w:rsidRPr="00FB268D" w:rsidRDefault="00E45F53" w:rsidP="008A48B6">
      <w:pPr>
        <w:pStyle w:val="ListParagraph"/>
        <w:numPr>
          <w:ilvl w:val="0"/>
          <w:numId w:val="11"/>
        </w:numPr>
        <w:spacing w:line="360" w:lineRule="auto"/>
        <w:rPr>
          <w:b/>
          <w:bCs/>
          <w:sz w:val="28"/>
          <w:u w:val="single"/>
        </w:rPr>
      </w:pPr>
      <w:r w:rsidRPr="00FB268D">
        <w:rPr>
          <w:b/>
          <w:bCs/>
          <w:sz w:val="28"/>
          <w:u w:val="single"/>
        </w:rPr>
        <w:t>V</w:t>
      </w:r>
      <w:r>
        <w:rPr>
          <w:b/>
          <w:bCs/>
          <w:sz w:val="28"/>
          <w:u w:val="single"/>
        </w:rPr>
        <w:t>ậy Git là gì</w:t>
      </w:r>
      <w:r w:rsidRPr="00FB268D">
        <w:rPr>
          <w:b/>
          <w:bCs/>
          <w:sz w:val="28"/>
          <w:u w:val="single"/>
        </w:rPr>
        <w:t>?</w:t>
      </w:r>
    </w:p>
    <w:p w14:paraId="484C7FC9" w14:textId="77777777" w:rsidR="00E45F53" w:rsidRPr="00261A1E" w:rsidRDefault="00E45F53" w:rsidP="008A48B6">
      <w:pPr>
        <w:pStyle w:val="ListParagraph"/>
        <w:numPr>
          <w:ilvl w:val="0"/>
          <w:numId w:val="14"/>
        </w:numPr>
        <w:spacing w:line="360" w:lineRule="auto"/>
        <w:jc w:val="both"/>
        <w:rPr>
          <w:szCs w:val="22"/>
        </w:rPr>
      </w:pPr>
      <w:r w:rsidRPr="00261A1E">
        <w:rPr>
          <w:szCs w:val="22"/>
        </w:rPr>
        <w:t xml:space="preserve">Git là một hệ thống quản lý/kiểm soát phiên bản phân tán (Distributed Version Control System – DVCS). </w:t>
      </w:r>
    </w:p>
    <w:p w14:paraId="39CF1E55" w14:textId="77777777" w:rsidR="00E45F53" w:rsidRPr="00261A1E" w:rsidRDefault="00E45F53" w:rsidP="008A48B6">
      <w:pPr>
        <w:pStyle w:val="ListParagraph"/>
        <w:numPr>
          <w:ilvl w:val="0"/>
          <w:numId w:val="14"/>
        </w:numPr>
        <w:spacing w:line="360" w:lineRule="auto"/>
        <w:jc w:val="both"/>
        <w:rPr>
          <w:szCs w:val="22"/>
        </w:rPr>
      </w:pPr>
      <w:r w:rsidRPr="00261A1E">
        <w:rPr>
          <w:szCs w:val="22"/>
        </w:rPr>
        <w:t>Trước tiên ta sẽ tìm hiểu về hệ thống quản lý phiên bản. Nó là 1 hệ thống giúp duy trì các phiên bản khác nhau của một dự án (hay nó quản lí các thay đổi đối với các tệp). Vì vậy, ta hoàn toàn có thể xem lại lịch sử thay đổi với mã nguồn (ví dụ như: cái gì đã được thêm/bớt/thay đổi ở khúc nào, ai đã thực hiện những thay đổi đó, và những thay đổi đó đã được thực hiện vào lúc nào, lí do thay đổi, …). Và hơn thế nữa, mỗi khi có lỗi, ta hoàn toàn có thể biết được điều gì đã gây ra lỗi để có thể khắc phục một cách nhanh hơn hoặc thậm chí ta còn có thể quay lại bất kì phiên bản nào ta muốn.</w:t>
      </w:r>
    </w:p>
    <w:p w14:paraId="59CB7453" w14:textId="77777777" w:rsidR="00E45F53" w:rsidRPr="00261A1E" w:rsidRDefault="00E45F53" w:rsidP="008A48B6">
      <w:pPr>
        <w:pStyle w:val="ListParagraph"/>
        <w:numPr>
          <w:ilvl w:val="0"/>
          <w:numId w:val="14"/>
        </w:numPr>
        <w:spacing w:line="360" w:lineRule="auto"/>
        <w:jc w:val="both"/>
        <w:rPr>
          <w:szCs w:val="22"/>
        </w:rPr>
      </w:pPr>
      <w:r w:rsidRPr="00261A1E">
        <w:rPr>
          <w:szCs w:val="22"/>
        </w:rPr>
        <w:t xml:space="preserve">Tiếp đến là hệ thống quản lí phiên bản phân tán, nghĩa là mọi cộng tác viên đều có kho lưu trữ cục bộ (local repository) trên máy cục bộ của mỉnh, khác với trung tâm (central) nơi mà các thành viên phải có kết nối Internet để cập nhật công việc của họ lên kho lưu trữ trung tâm chính (main central </w:t>
      </w:r>
      <w:r w:rsidRPr="00261A1E">
        <w:rPr>
          <w:szCs w:val="22"/>
        </w:rPr>
        <w:lastRenderedPageBreak/>
        <w:t>repository). Các thành viên có thể nhân bản (clone) từ main central repo về máy cục bộ để làm việc, cũng như giúp việc đồng bộ source code dễ dàng hơn.</w:t>
      </w:r>
    </w:p>
    <w:p w14:paraId="6D3A7EFF" w14:textId="77777777" w:rsidR="00E45F53" w:rsidRPr="009143E1" w:rsidRDefault="00E45F53" w:rsidP="00E45F53">
      <w:pPr>
        <w:pStyle w:val="ListParagraph"/>
        <w:numPr>
          <w:ilvl w:val="0"/>
          <w:numId w:val="11"/>
        </w:numPr>
        <w:spacing w:line="360" w:lineRule="auto"/>
        <w:jc w:val="both"/>
        <w:rPr>
          <w:b/>
          <w:bCs/>
          <w:sz w:val="28"/>
          <w:u w:val="single"/>
        </w:rPr>
      </w:pPr>
      <w:r w:rsidRPr="009143E1">
        <w:rPr>
          <w:b/>
          <w:bCs/>
          <w:sz w:val="28"/>
          <w:u w:val="single"/>
        </w:rPr>
        <w:t>Lợi ích của Git:</w:t>
      </w:r>
    </w:p>
    <w:p w14:paraId="7826FD96" w14:textId="77777777" w:rsidR="00E45F53" w:rsidRDefault="00E45F53" w:rsidP="00E45F53">
      <w:pPr>
        <w:pStyle w:val="ListParagraph"/>
        <w:numPr>
          <w:ilvl w:val="0"/>
          <w:numId w:val="9"/>
        </w:numPr>
        <w:spacing w:line="360" w:lineRule="auto"/>
        <w:ind w:left="990"/>
        <w:jc w:val="both"/>
        <w:rPr>
          <w:szCs w:val="22"/>
        </w:rPr>
      </w:pPr>
      <w:r>
        <w:rPr>
          <w:szCs w:val="22"/>
        </w:rPr>
        <w:t>Giúp các thành viên có thể cộng tác dễ dàng mà không cần phải gửi file qua lại, tốn kém thời gian, đôi khi còn mất file, không bảo mật.</w:t>
      </w:r>
    </w:p>
    <w:p w14:paraId="0ADB5490" w14:textId="77777777" w:rsidR="00E45F53" w:rsidRPr="00A4595E" w:rsidRDefault="00E45F53" w:rsidP="00E45F53">
      <w:pPr>
        <w:pStyle w:val="ListParagraph"/>
        <w:numPr>
          <w:ilvl w:val="0"/>
          <w:numId w:val="9"/>
        </w:numPr>
        <w:spacing w:line="360" w:lineRule="auto"/>
        <w:ind w:left="990"/>
        <w:jc w:val="both"/>
        <w:rPr>
          <w:szCs w:val="22"/>
          <w:lang w:val="fr-FR"/>
        </w:rPr>
      </w:pPr>
      <w:r w:rsidRPr="00A4595E">
        <w:rPr>
          <w:szCs w:val="22"/>
          <w:lang w:val="fr-FR"/>
        </w:rPr>
        <w:t>Giúp việc quản lí source code dễ dàng.</w:t>
      </w:r>
    </w:p>
    <w:p w14:paraId="1B47CF8A" w14:textId="77777777" w:rsidR="00E45F53" w:rsidRPr="00A4595E" w:rsidRDefault="00E45F53" w:rsidP="00E45F53">
      <w:pPr>
        <w:pStyle w:val="ListParagraph"/>
        <w:numPr>
          <w:ilvl w:val="0"/>
          <w:numId w:val="9"/>
        </w:numPr>
        <w:spacing w:line="360" w:lineRule="auto"/>
        <w:ind w:left="990"/>
        <w:jc w:val="both"/>
        <w:rPr>
          <w:szCs w:val="22"/>
          <w:lang w:val="fr-FR"/>
        </w:rPr>
      </w:pPr>
      <w:r w:rsidRPr="00A4595E">
        <w:rPr>
          <w:szCs w:val="22"/>
          <w:lang w:val="fr-FR"/>
        </w:rPr>
        <w:t>Giúp ta khôi phục lại phiên bản trước đó nếu muốn (ta cũng không còn phải copy paste để lưu lại mã nguồn trước khi thay đổi)</w:t>
      </w:r>
    </w:p>
    <w:p w14:paraId="2CF18F97" w14:textId="77777777" w:rsidR="00E45F53" w:rsidRPr="00A4595E" w:rsidRDefault="00E45F53" w:rsidP="00E45F53">
      <w:pPr>
        <w:pStyle w:val="ListParagraph"/>
        <w:numPr>
          <w:ilvl w:val="0"/>
          <w:numId w:val="9"/>
        </w:numPr>
        <w:spacing w:line="360" w:lineRule="auto"/>
        <w:ind w:left="990"/>
        <w:jc w:val="both"/>
        <w:rPr>
          <w:szCs w:val="22"/>
          <w:lang w:val="fr-FR"/>
        </w:rPr>
      </w:pPr>
      <w:r w:rsidRPr="00A4595E">
        <w:rPr>
          <w:szCs w:val="22"/>
          <w:lang w:val="fr-FR"/>
        </w:rPr>
        <w:t>Giúp giải quyết các xung đột khi nhiều thành viên làm việc với nhau.</w:t>
      </w:r>
    </w:p>
    <w:p w14:paraId="4A1E5F02" w14:textId="77777777" w:rsidR="00E45F53" w:rsidRPr="00A4595E" w:rsidRDefault="00E45F53" w:rsidP="00E45F53">
      <w:pPr>
        <w:pStyle w:val="ListParagraph"/>
        <w:numPr>
          <w:ilvl w:val="0"/>
          <w:numId w:val="11"/>
        </w:numPr>
        <w:spacing w:line="360" w:lineRule="auto"/>
        <w:jc w:val="both"/>
        <w:rPr>
          <w:b/>
          <w:bCs/>
          <w:sz w:val="28"/>
          <w:lang w:val="fr-FR"/>
        </w:rPr>
      </w:pPr>
      <w:r w:rsidRPr="00A4595E">
        <w:rPr>
          <w:b/>
          <w:bCs/>
          <w:sz w:val="28"/>
          <w:u w:val="single"/>
          <w:lang w:val="fr-FR"/>
        </w:rPr>
        <w:t>Thế còn Github là gì?</w:t>
      </w:r>
    </w:p>
    <w:p w14:paraId="4CCB0F3C" w14:textId="77777777" w:rsidR="008A48B6" w:rsidRPr="00A4595E" w:rsidRDefault="00E45F53" w:rsidP="008A48B6">
      <w:pPr>
        <w:pStyle w:val="ListParagraph"/>
        <w:numPr>
          <w:ilvl w:val="0"/>
          <w:numId w:val="12"/>
        </w:numPr>
        <w:spacing w:line="360" w:lineRule="auto"/>
        <w:jc w:val="both"/>
        <w:rPr>
          <w:b/>
          <w:bCs/>
          <w:szCs w:val="22"/>
          <w:lang w:val="fr-FR"/>
        </w:rPr>
      </w:pPr>
      <w:r w:rsidRPr="00A4595E">
        <w:rPr>
          <w:szCs w:val="22"/>
          <w:lang w:val="fr-FR"/>
        </w:rPr>
        <w:t xml:space="preserve">Đa số ai trong chúng ta cũng đã nghe đến Git và Github, thậm chí còn đã sử dụng Github để tham khảo tài liệu, nhưng đa phần hay nhầm lẫn Git và Github là một. </w:t>
      </w:r>
    </w:p>
    <w:p w14:paraId="6AD362C1" w14:textId="57615A1E" w:rsidR="007A48AA" w:rsidRPr="001D17A4" w:rsidRDefault="00E45F53" w:rsidP="008A48B6">
      <w:pPr>
        <w:pStyle w:val="ListParagraph"/>
        <w:numPr>
          <w:ilvl w:val="0"/>
          <w:numId w:val="12"/>
        </w:numPr>
        <w:spacing w:line="360" w:lineRule="auto"/>
        <w:jc w:val="both"/>
        <w:rPr>
          <w:b/>
          <w:bCs/>
          <w:szCs w:val="22"/>
          <w:lang w:val="fr-FR"/>
        </w:rPr>
      </w:pPr>
      <w:r w:rsidRPr="00A4595E">
        <w:rPr>
          <w:szCs w:val="22"/>
          <w:lang w:val="fr-FR"/>
        </w:rPr>
        <w:t>Trong khi Git là một phần mềm, được cài đặt cục bộ trên hệ thống, và nó dùng chủ yếu để quản lí lịch sử của mã nguồn (source code) và được duy trì bới Linux. Thì Github lại là một dịch vụ, nền tảng trên web để lưu trữ cho các Git repo và được duy trì bởi Microsoft. Github cho phép nhiều cộng tác viên tham gia vào dự án, xem xét các thay đổi cũng như đóng góp vào mã nguồn.</w:t>
      </w:r>
    </w:p>
    <w:p w14:paraId="782E04C3" w14:textId="5AA18C31" w:rsidR="001D17A4" w:rsidRDefault="001D17A4" w:rsidP="001D17A4">
      <w:pPr>
        <w:pStyle w:val="ListParagraph"/>
        <w:numPr>
          <w:ilvl w:val="0"/>
          <w:numId w:val="11"/>
        </w:numPr>
        <w:spacing w:line="360" w:lineRule="auto"/>
        <w:jc w:val="both"/>
        <w:rPr>
          <w:b/>
          <w:bCs/>
          <w:sz w:val="28"/>
          <w:u w:val="single"/>
          <w:lang w:val="fr-FR"/>
        </w:rPr>
      </w:pPr>
      <w:r w:rsidRPr="001D17A4">
        <w:rPr>
          <w:b/>
          <w:bCs/>
          <w:sz w:val="28"/>
          <w:u w:val="single"/>
          <w:lang w:val="fr-FR"/>
        </w:rPr>
        <w:t>Giao diện của một Repository trên Github</w:t>
      </w:r>
      <w:r>
        <w:rPr>
          <w:b/>
          <w:bCs/>
          <w:sz w:val="28"/>
          <w:u w:val="single"/>
          <w:lang w:val="fr-FR"/>
        </w:rPr>
        <w:t xml:space="preserve"> : </w:t>
      </w:r>
    </w:p>
    <w:p w14:paraId="468513C7" w14:textId="3C926BC3" w:rsidR="001419B7" w:rsidRPr="001419B7" w:rsidRDefault="001419B7" w:rsidP="001419B7">
      <w:pPr>
        <w:spacing w:line="360" w:lineRule="auto"/>
        <w:ind w:left="720"/>
        <w:jc w:val="both"/>
        <w:rPr>
          <w:b/>
          <w:bCs/>
          <w:sz w:val="28"/>
          <w:u w:val="single"/>
          <w:lang w:val="fr-FR"/>
        </w:rPr>
      </w:pPr>
      <w:r w:rsidRPr="001419B7">
        <w:rPr>
          <w:b/>
          <w:bCs/>
          <w:noProof/>
          <w:sz w:val="28"/>
          <w:u w:val="single"/>
          <w:lang w:val="fr-FR"/>
        </w:rPr>
        <w:drawing>
          <wp:inline distT="0" distB="0" distL="0" distR="0" wp14:anchorId="583CEED5" wp14:editId="025F4C64">
            <wp:extent cx="5943600" cy="3132455"/>
            <wp:effectExtent l="0" t="0" r="0" b="0"/>
            <wp:docPr id="70815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53226" name=""/>
                    <pic:cNvPicPr/>
                  </pic:nvPicPr>
                  <pic:blipFill>
                    <a:blip r:embed="rId15"/>
                    <a:stretch>
                      <a:fillRect/>
                    </a:stretch>
                  </pic:blipFill>
                  <pic:spPr>
                    <a:xfrm>
                      <a:off x="0" y="0"/>
                      <a:ext cx="5943600" cy="3132455"/>
                    </a:xfrm>
                    <a:prstGeom prst="rect">
                      <a:avLst/>
                    </a:prstGeom>
                  </pic:spPr>
                </pic:pic>
              </a:graphicData>
            </a:graphic>
          </wp:inline>
        </w:drawing>
      </w:r>
    </w:p>
    <w:p w14:paraId="516184D8" w14:textId="5A97B9D9" w:rsidR="001D17A4" w:rsidRDefault="001D17A4" w:rsidP="001D17A4">
      <w:pPr>
        <w:pStyle w:val="ListParagraph"/>
        <w:numPr>
          <w:ilvl w:val="0"/>
          <w:numId w:val="16"/>
        </w:numPr>
        <w:spacing w:line="360" w:lineRule="auto"/>
        <w:jc w:val="both"/>
        <w:rPr>
          <w:b/>
          <w:bCs/>
          <w:sz w:val="28"/>
          <w:lang w:val="fr-FR"/>
        </w:rPr>
      </w:pPr>
      <w:r w:rsidRPr="001419B7">
        <w:rPr>
          <w:b/>
          <w:bCs/>
          <w:sz w:val="28"/>
          <w:lang w:val="fr-FR"/>
        </w:rPr>
        <w:lastRenderedPageBreak/>
        <w:t>Code</w:t>
      </w:r>
      <w:r w:rsidR="001419B7">
        <w:rPr>
          <w:b/>
          <w:bCs/>
          <w:sz w:val="28"/>
          <w:lang w:val="fr-FR"/>
        </w:rPr>
        <w:t> :</w:t>
      </w:r>
    </w:p>
    <w:p w14:paraId="62DD988F" w14:textId="0E11D3A8" w:rsidR="001419B7" w:rsidRPr="001419B7" w:rsidRDefault="001419B7" w:rsidP="001419B7">
      <w:pPr>
        <w:pStyle w:val="ListParagraph"/>
        <w:numPr>
          <w:ilvl w:val="0"/>
          <w:numId w:val="17"/>
        </w:numPr>
        <w:spacing w:line="360" w:lineRule="auto"/>
        <w:jc w:val="both"/>
        <w:rPr>
          <w:b/>
          <w:bCs/>
          <w:sz w:val="28"/>
          <w:lang w:val="fr-FR"/>
        </w:rPr>
      </w:pPr>
      <w:r>
        <w:rPr>
          <w:szCs w:val="22"/>
          <w:lang w:val="fr-FR"/>
        </w:rPr>
        <w:t>Đây là phần chính của 1 repo, ở đây chúng ta có thể xem mã nguồn của dự án, hoặc ta cũng có thể tải về (clone) máy tính cục bộ, hoặc tạo branch mới, hoặc tải file ZIP của toàn bộ mã nguồn.</w:t>
      </w:r>
    </w:p>
    <w:p w14:paraId="3C523095" w14:textId="2665571E" w:rsidR="001419B7" w:rsidRDefault="001419B7" w:rsidP="001419B7">
      <w:pPr>
        <w:pStyle w:val="ListParagraph"/>
        <w:numPr>
          <w:ilvl w:val="0"/>
          <w:numId w:val="16"/>
        </w:numPr>
        <w:spacing w:line="360" w:lineRule="auto"/>
        <w:jc w:val="both"/>
        <w:rPr>
          <w:b/>
          <w:bCs/>
          <w:sz w:val="28"/>
          <w:lang w:val="fr-FR"/>
        </w:rPr>
      </w:pPr>
      <w:r>
        <w:rPr>
          <w:b/>
          <w:bCs/>
          <w:sz w:val="28"/>
          <w:lang w:val="fr-FR"/>
        </w:rPr>
        <w:t>Issues</w:t>
      </w:r>
      <w:r w:rsidR="000B1DB9">
        <w:rPr>
          <w:b/>
          <w:bCs/>
          <w:sz w:val="28"/>
          <w:lang w:val="fr-FR"/>
        </w:rPr>
        <w:t xml:space="preserve"> : </w:t>
      </w:r>
    </w:p>
    <w:p w14:paraId="35913D53" w14:textId="37EF674E" w:rsidR="00A300A2" w:rsidRDefault="00A300A2" w:rsidP="00A300A2">
      <w:pPr>
        <w:pStyle w:val="ListParagraph"/>
        <w:numPr>
          <w:ilvl w:val="0"/>
          <w:numId w:val="17"/>
        </w:numPr>
        <w:spacing w:line="360" w:lineRule="auto"/>
        <w:jc w:val="both"/>
        <w:rPr>
          <w:b/>
          <w:bCs/>
          <w:sz w:val="28"/>
          <w:lang w:val="fr-FR"/>
        </w:rPr>
      </w:pPr>
      <w:r>
        <w:rPr>
          <w:szCs w:val="22"/>
          <w:lang w:val="fr-FR"/>
        </w:rPr>
        <w:t>Đây là nơi mà các thành viên trong nhóm có thể báo cáo các lỗi (bugs) hoặc đề xuất thêm các tính năng mới (features). Mỗi issue có thể được theo dõi, chỉnh sửa, bình luận hoặc đóng lại khi đã hoàn thành hoặc không cần nữa, và vấn đề khi đóng cũng có thể được mở lại nếu cần</w:t>
      </w:r>
    </w:p>
    <w:p w14:paraId="1387C5BC" w14:textId="4A18C4D7" w:rsidR="005E189A" w:rsidRDefault="00A300A2" w:rsidP="005E189A">
      <w:pPr>
        <w:pStyle w:val="ListParagraph"/>
        <w:numPr>
          <w:ilvl w:val="0"/>
          <w:numId w:val="16"/>
        </w:numPr>
        <w:spacing w:line="360" w:lineRule="auto"/>
        <w:jc w:val="both"/>
        <w:rPr>
          <w:b/>
          <w:bCs/>
          <w:sz w:val="28"/>
          <w:lang w:val="fr-FR"/>
        </w:rPr>
      </w:pPr>
      <w:r>
        <w:rPr>
          <w:b/>
          <w:bCs/>
          <w:sz w:val="28"/>
          <w:lang w:val="fr-FR"/>
        </w:rPr>
        <w:t>Pull requests</w:t>
      </w:r>
      <w:r w:rsidR="005E189A">
        <w:rPr>
          <w:b/>
          <w:bCs/>
          <w:sz w:val="28"/>
          <w:lang w:val="fr-FR"/>
        </w:rPr>
        <w:t> :</w:t>
      </w:r>
    </w:p>
    <w:p w14:paraId="2C79E9DC" w14:textId="65739EDE" w:rsidR="0087367A" w:rsidRPr="0087367A" w:rsidRDefault="0087367A" w:rsidP="0087367A">
      <w:pPr>
        <w:pStyle w:val="ListParagraph"/>
        <w:numPr>
          <w:ilvl w:val="0"/>
          <w:numId w:val="17"/>
        </w:numPr>
        <w:spacing w:line="360" w:lineRule="auto"/>
        <w:jc w:val="both"/>
        <w:rPr>
          <w:szCs w:val="22"/>
          <w:lang w:val="fr-FR"/>
        </w:rPr>
      </w:pPr>
      <w:bookmarkStart w:id="1" w:name="_Hlk177422544"/>
      <w:r>
        <w:rPr>
          <w:szCs w:val="22"/>
          <w:lang w:val="fr-FR"/>
        </w:rPr>
        <w:t xml:space="preserve">Đây là nơi mà </w:t>
      </w:r>
      <w:bookmarkEnd w:id="1"/>
      <w:r>
        <w:rPr>
          <w:szCs w:val="22"/>
          <w:lang w:val="fr-FR"/>
        </w:rPr>
        <w:t>bạn có thể tạo và quản lý các yêu cầu hợp nhất mã. Khi bạn muốn đóng góp mã vào dự án (thông qua một nhánh riêng), bạn tạo 1 pull request để yêu cầu chủ dự án xem xét và hợp nhất các thay đổi của bạn vào nhánh chính.</w:t>
      </w:r>
    </w:p>
    <w:p w14:paraId="3A6AEDF1" w14:textId="7162562F" w:rsidR="0087367A" w:rsidRDefault="005E189A" w:rsidP="0087367A">
      <w:pPr>
        <w:pStyle w:val="ListParagraph"/>
        <w:numPr>
          <w:ilvl w:val="0"/>
          <w:numId w:val="16"/>
        </w:numPr>
        <w:spacing w:line="360" w:lineRule="auto"/>
        <w:jc w:val="both"/>
        <w:rPr>
          <w:b/>
          <w:bCs/>
          <w:sz w:val="28"/>
          <w:lang w:val="fr-FR"/>
        </w:rPr>
      </w:pPr>
      <w:r>
        <w:rPr>
          <w:b/>
          <w:bCs/>
          <w:sz w:val="28"/>
          <w:lang w:val="fr-FR"/>
        </w:rPr>
        <w:t>Actions :</w:t>
      </w:r>
    </w:p>
    <w:p w14:paraId="17D12E67" w14:textId="4E153F49" w:rsidR="0087367A" w:rsidRPr="0087367A" w:rsidRDefault="0087367A" w:rsidP="0087367A">
      <w:pPr>
        <w:pStyle w:val="ListParagraph"/>
        <w:numPr>
          <w:ilvl w:val="0"/>
          <w:numId w:val="17"/>
        </w:numPr>
        <w:spacing w:line="360" w:lineRule="auto"/>
        <w:jc w:val="both"/>
        <w:rPr>
          <w:szCs w:val="22"/>
          <w:lang w:val="fr-FR"/>
        </w:rPr>
      </w:pPr>
      <w:r>
        <w:rPr>
          <w:szCs w:val="22"/>
          <w:lang w:val="fr-FR"/>
        </w:rPr>
        <w:t>Là tính năng cho phép tự động hoá quy trình làm việc (workflow), chẳng hạn như kiểm tra mã tự động, kiểm thử tự động, v.v.</w:t>
      </w:r>
    </w:p>
    <w:p w14:paraId="7B39E517" w14:textId="68FA0A79" w:rsidR="0087367A" w:rsidRDefault="005E189A" w:rsidP="0087367A">
      <w:pPr>
        <w:pStyle w:val="ListParagraph"/>
        <w:numPr>
          <w:ilvl w:val="0"/>
          <w:numId w:val="16"/>
        </w:numPr>
        <w:spacing w:line="360" w:lineRule="auto"/>
        <w:jc w:val="both"/>
        <w:rPr>
          <w:b/>
          <w:bCs/>
          <w:sz w:val="28"/>
          <w:lang w:val="fr-FR"/>
        </w:rPr>
      </w:pPr>
      <w:r>
        <w:rPr>
          <w:b/>
          <w:bCs/>
          <w:sz w:val="28"/>
          <w:lang w:val="fr-FR"/>
        </w:rPr>
        <w:t>Projects :</w:t>
      </w:r>
    </w:p>
    <w:p w14:paraId="73DB2388" w14:textId="3CE13810" w:rsidR="0087367A" w:rsidRPr="0087367A" w:rsidRDefault="007E0A30" w:rsidP="0087367A">
      <w:pPr>
        <w:pStyle w:val="ListParagraph"/>
        <w:numPr>
          <w:ilvl w:val="0"/>
          <w:numId w:val="17"/>
        </w:numPr>
        <w:spacing w:line="360" w:lineRule="auto"/>
        <w:jc w:val="both"/>
        <w:rPr>
          <w:szCs w:val="22"/>
          <w:lang w:val="fr-FR"/>
        </w:rPr>
      </w:pPr>
      <w:r>
        <w:rPr>
          <w:szCs w:val="22"/>
          <w:lang w:val="fr-FR"/>
        </w:rPr>
        <w:t>Là công cụ quản lý dự án, giúp nhóm lập kế hoạch và theo dõi các task hoặc tính năng của dự án</w:t>
      </w:r>
      <w:r w:rsidR="00483050">
        <w:rPr>
          <w:szCs w:val="22"/>
          <w:lang w:val="fr-FR"/>
        </w:rPr>
        <w:t>.</w:t>
      </w:r>
    </w:p>
    <w:p w14:paraId="178D1EBF" w14:textId="2617E96F" w:rsidR="005E189A" w:rsidRDefault="005E189A" w:rsidP="005E189A">
      <w:pPr>
        <w:pStyle w:val="ListParagraph"/>
        <w:numPr>
          <w:ilvl w:val="0"/>
          <w:numId w:val="16"/>
        </w:numPr>
        <w:spacing w:line="360" w:lineRule="auto"/>
        <w:jc w:val="both"/>
        <w:rPr>
          <w:b/>
          <w:bCs/>
          <w:sz w:val="28"/>
          <w:lang w:val="fr-FR"/>
        </w:rPr>
      </w:pPr>
      <w:r>
        <w:rPr>
          <w:b/>
          <w:bCs/>
          <w:sz w:val="28"/>
          <w:lang w:val="fr-FR"/>
        </w:rPr>
        <w:t>Security :</w:t>
      </w:r>
    </w:p>
    <w:p w14:paraId="0F16E941" w14:textId="68F3BB74" w:rsidR="00483050" w:rsidRPr="00483050" w:rsidRDefault="00D52B9D" w:rsidP="00483050">
      <w:pPr>
        <w:pStyle w:val="ListParagraph"/>
        <w:numPr>
          <w:ilvl w:val="0"/>
          <w:numId w:val="17"/>
        </w:numPr>
        <w:spacing w:line="360" w:lineRule="auto"/>
        <w:jc w:val="both"/>
        <w:rPr>
          <w:szCs w:val="22"/>
          <w:lang w:val="fr-FR"/>
        </w:rPr>
      </w:pPr>
      <w:r>
        <w:rPr>
          <w:szCs w:val="22"/>
          <w:lang w:val="fr-FR"/>
        </w:rPr>
        <w:t>Tính năng bảo mật của Github giúp bạn theo dõi các vấn đề bảo mật trong dự án, chẳng hạn như lỗ hổng phụ thuộc hay cảnh báo bảo mật.</w:t>
      </w:r>
    </w:p>
    <w:p w14:paraId="1AB9A6D8" w14:textId="2BE7F59F" w:rsidR="000B1DB9" w:rsidRDefault="005E189A" w:rsidP="0087367A">
      <w:pPr>
        <w:pStyle w:val="ListParagraph"/>
        <w:numPr>
          <w:ilvl w:val="0"/>
          <w:numId w:val="16"/>
        </w:numPr>
        <w:spacing w:line="360" w:lineRule="auto"/>
        <w:jc w:val="both"/>
        <w:rPr>
          <w:b/>
          <w:bCs/>
          <w:sz w:val="28"/>
          <w:lang w:val="fr-FR"/>
        </w:rPr>
      </w:pPr>
      <w:r>
        <w:rPr>
          <w:b/>
          <w:bCs/>
          <w:sz w:val="28"/>
          <w:lang w:val="fr-FR"/>
        </w:rPr>
        <w:t>Insights</w:t>
      </w:r>
      <w:r w:rsidR="002A3EAA">
        <w:rPr>
          <w:b/>
          <w:bCs/>
          <w:sz w:val="28"/>
          <w:lang w:val="fr-FR"/>
        </w:rPr>
        <w:t> :</w:t>
      </w:r>
    </w:p>
    <w:p w14:paraId="6CEB9E34" w14:textId="2E6A75DE" w:rsidR="002A3EAA" w:rsidRPr="002A3EAA" w:rsidRDefault="002A3EAA" w:rsidP="002A3EAA">
      <w:pPr>
        <w:pStyle w:val="ListParagraph"/>
        <w:numPr>
          <w:ilvl w:val="0"/>
          <w:numId w:val="17"/>
        </w:numPr>
        <w:spacing w:line="360" w:lineRule="auto"/>
        <w:jc w:val="both"/>
        <w:rPr>
          <w:szCs w:val="22"/>
          <w:lang w:val="fr-FR"/>
        </w:rPr>
      </w:pPr>
      <w:r>
        <w:rPr>
          <w:szCs w:val="22"/>
          <w:lang w:val="fr-FR"/>
        </w:rPr>
        <w:t>Cho phép bạn xem số liệu và thống kê về repository, giả sử như mức độ hoạt động của dự án, ai đóng góp nhiều nhất,</w:t>
      </w:r>
      <w:r w:rsidR="008F403D">
        <w:rPr>
          <w:szCs w:val="22"/>
          <w:lang w:val="fr-FR"/>
        </w:rPr>
        <w:t xml:space="preserve"> v.v.</w:t>
      </w:r>
    </w:p>
    <w:p w14:paraId="7F2DBF6B" w14:textId="702017CF" w:rsidR="00483050" w:rsidRDefault="00483050" w:rsidP="0087367A">
      <w:pPr>
        <w:pStyle w:val="ListParagraph"/>
        <w:numPr>
          <w:ilvl w:val="0"/>
          <w:numId w:val="16"/>
        </w:numPr>
        <w:spacing w:line="360" w:lineRule="auto"/>
        <w:jc w:val="both"/>
        <w:rPr>
          <w:b/>
          <w:bCs/>
          <w:sz w:val="28"/>
          <w:lang w:val="fr-FR"/>
        </w:rPr>
      </w:pPr>
      <w:r>
        <w:rPr>
          <w:b/>
          <w:bCs/>
          <w:sz w:val="28"/>
          <w:lang w:val="fr-FR"/>
        </w:rPr>
        <w:t>Settings : (chỉ người tạo ra repo mới thấy tab này)</w:t>
      </w:r>
    </w:p>
    <w:p w14:paraId="6330C1C1" w14:textId="42C7C058" w:rsidR="00483050" w:rsidRDefault="00483050" w:rsidP="00483050">
      <w:pPr>
        <w:spacing w:line="360" w:lineRule="auto"/>
        <w:ind w:left="360"/>
        <w:jc w:val="both"/>
        <w:rPr>
          <w:b/>
          <w:bCs/>
          <w:sz w:val="28"/>
          <w:lang w:val="fr-FR"/>
        </w:rPr>
      </w:pPr>
      <w:r w:rsidRPr="00483050">
        <w:rPr>
          <w:b/>
          <w:bCs/>
          <w:noProof/>
          <w:sz w:val="28"/>
          <w:lang w:val="fr-FR"/>
        </w:rPr>
        <w:drawing>
          <wp:inline distT="0" distB="0" distL="0" distR="0" wp14:anchorId="042AD6D9" wp14:editId="02A6B142">
            <wp:extent cx="5943600" cy="788035"/>
            <wp:effectExtent l="0" t="0" r="0" b="0"/>
            <wp:docPr id="18620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4484" name=""/>
                    <pic:cNvPicPr/>
                  </pic:nvPicPr>
                  <pic:blipFill>
                    <a:blip r:embed="rId16"/>
                    <a:stretch>
                      <a:fillRect/>
                    </a:stretch>
                  </pic:blipFill>
                  <pic:spPr>
                    <a:xfrm>
                      <a:off x="0" y="0"/>
                      <a:ext cx="5943600" cy="788035"/>
                    </a:xfrm>
                    <a:prstGeom prst="rect">
                      <a:avLst/>
                    </a:prstGeom>
                  </pic:spPr>
                </pic:pic>
              </a:graphicData>
            </a:graphic>
          </wp:inline>
        </w:drawing>
      </w:r>
    </w:p>
    <w:p w14:paraId="7F81FC60" w14:textId="645E9D0C" w:rsidR="00483050" w:rsidRDefault="00483050" w:rsidP="00483050">
      <w:pPr>
        <w:pStyle w:val="ListParagraph"/>
        <w:numPr>
          <w:ilvl w:val="0"/>
          <w:numId w:val="17"/>
        </w:numPr>
        <w:spacing w:line="360" w:lineRule="auto"/>
        <w:jc w:val="both"/>
        <w:rPr>
          <w:szCs w:val="22"/>
          <w:lang w:val="fr-FR"/>
        </w:rPr>
      </w:pPr>
      <w:r>
        <w:rPr>
          <w:szCs w:val="22"/>
          <w:lang w:val="fr-FR"/>
        </w:rPr>
        <w:lastRenderedPageBreak/>
        <w:t>Là nơi quản lí cài đặt của repository, bao gồm các quyền truy cập, tên repo, nhánh chính, các bảo mật, tích hợp với các dịch vụ khác, v.v.</w:t>
      </w:r>
    </w:p>
    <w:p w14:paraId="6AA40203" w14:textId="2F2EFA2F" w:rsidR="00483050" w:rsidRPr="00483050" w:rsidRDefault="00483050" w:rsidP="00483050">
      <w:pPr>
        <w:spacing w:line="360" w:lineRule="auto"/>
        <w:ind w:left="720"/>
        <w:jc w:val="both"/>
        <w:rPr>
          <w:szCs w:val="22"/>
          <w:lang w:val="fr-FR"/>
        </w:rPr>
      </w:pPr>
      <w:r w:rsidRPr="00483050">
        <w:rPr>
          <w:noProof/>
          <w:szCs w:val="22"/>
          <w:lang w:val="fr-FR"/>
        </w:rPr>
        <w:drawing>
          <wp:inline distT="0" distB="0" distL="0" distR="0" wp14:anchorId="3840B185" wp14:editId="57E2525F">
            <wp:extent cx="5943600" cy="3362325"/>
            <wp:effectExtent l="0" t="0" r="0" b="9525"/>
            <wp:docPr id="192135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54930" name=""/>
                    <pic:cNvPicPr/>
                  </pic:nvPicPr>
                  <pic:blipFill>
                    <a:blip r:embed="rId17"/>
                    <a:stretch>
                      <a:fillRect/>
                    </a:stretch>
                  </pic:blipFill>
                  <pic:spPr>
                    <a:xfrm>
                      <a:off x="0" y="0"/>
                      <a:ext cx="5943600" cy="3362325"/>
                    </a:xfrm>
                    <a:prstGeom prst="rect">
                      <a:avLst/>
                    </a:prstGeom>
                  </pic:spPr>
                </pic:pic>
              </a:graphicData>
            </a:graphic>
          </wp:inline>
        </w:drawing>
      </w:r>
    </w:p>
    <w:p w14:paraId="6BD9B2EF" w14:textId="77777777" w:rsidR="00483050" w:rsidRPr="00483050" w:rsidRDefault="00483050" w:rsidP="00483050">
      <w:pPr>
        <w:spacing w:line="360" w:lineRule="auto"/>
        <w:jc w:val="both"/>
        <w:rPr>
          <w:szCs w:val="22"/>
          <w:lang w:val="fr-FR"/>
        </w:rPr>
      </w:pPr>
    </w:p>
    <w:p w14:paraId="532C82FE" w14:textId="77777777" w:rsidR="0011339E" w:rsidRPr="00A4595E" w:rsidRDefault="0011339E" w:rsidP="0011339E">
      <w:pPr>
        <w:spacing w:line="360" w:lineRule="auto"/>
        <w:ind w:left="720"/>
        <w:jc w:val="both"/>
        <w:rPr>
          <w:b/>
          <w:bCs/>
          <w:szCs w:val="22"/>
          <w:lang w:val="fr-FR"/>
        </w:rPr>
      </w:pPr>
    </w:p>
    <w:p w14:paraId="3C29EBBA" w14:textId="77777777" w:rsidR="007A48AA" w:rsidRPr="005207DB" w:rsidRDefault="007A48AA" w:rsidP="00857FC5">
      <w:pPr>
        <w:pStyle w:val="ListParagraph"/>
        <w:spacing w:line="360" w:lineRule="auto"/>
        <w:rPr>
          <w:lang w:val="fr-FR"/>
        </w:rPr>
      </w:pPr>
    </w:p>
    <w:p w14:paraId="08A0E780" w14:textId="77777777" w:rsidR="007A48AA" w:rsidRPr="005207DB" w:rsidRDefault="007A48AA" w:rsidP="00857FC5">
      <w:pPr>
        <w:pStyle w:val="ListParagraph"/>
        <w:spacing w:line="360" w:lineRule="auto"/>
        <w:rPr>
          <w:lang w:val="fr-FR"/>
        </w:rPr>
      </w:pPr>
    </w:p>
    <w:p w14:paraId="1D43AB04" w14:textId="77777777" w:rsidR="007A48AA" w:rsidRPr="005207DB" w:rsidRDefault="007A48AA" w:rsidP="00857FC5">
      <w:pPr>
        <w:pStyle w:val="ListParagraph"/>
        <w:spacing w:line="360" w:lineRule="auto"/>
        <w:rPr>
          <w:lang w:val="fr-FR"/>
        </w:rPr>
      </w:pPr>
    </w:p>
    <w:p w14:paraId="716D446D" w14:textId="77777777" w:rsidR="007A48AA" w:rsidRPr="005207DB" w:rsidRDefault="007A48AA" w:rsidP="00857FC5">
      <w:pPr>
        <w:pStyle w:val="ListParagraph"/>
        <w:spacing w:line="360" w:lineRule="auto"/>
        <w:rPr>
          <w:lang w:val="fr-FR"/>
        </w:rPr>
      </w:pPr>
    </w:p>
    <w:p w14:paraId="42D7CD05" w14:textId="77777777" w:rsidR="007A48AA" w:rsidRPr="005207DB" w:rsidRDefault="007A48AA" w:rsidP="00857FC5">
      <w:pPr>
        <w:pStyle w:val="ListParagraph"/>
        <w:spacing w:line="360" w:lineRule="auto"/>
        <w:rPr>
          <w:lang w:val="fr-FR"/>
        </w:rPr>
      </w:pPr>
    </w:p>
    <w:p w14:paraId="337335C4" w14:textId="77777777" w:rsidR="007A48AA" w:rsidRPr="005207DB" w:rsidRDefault="007A48AA" w:rsidP="00857FC5">
      <w:pPr>
        <w:pStyle w:val="ListParagraph"/>
        <w:spacing w:line="360" w:lineRule="auto"/>
        <w:rPr>
          <w:lang w:val="fr-FR"/>
        </w:rPr>
      </w:pPr>
    </w:p>
    <w:p w14:paraId="3B851446" w14:textId="77777777" w:rsidR="007A48AA" w:rsidRPr="005207DB" w:rsidRDefault="007A48AA" w:rsidP="00857FC5">
      <w:pPr>
        <w:pStyle w:val="ListParagraph"/>
        <w:spacing w:line="360" w:lineRule="auto"/>
        <w:rPr>
          <w:lang w:val="fr-FR"/>
        </w:rPr>
      </w:pPr>
    </w:p>
    <w:p w14:paraId="4F918530" w14:textId="77777777" w:rsidR="007A48AA" w:rsidRPr="005207DB" w:rsidRDefault="007A48AA" w:rsidP="00857FC5">
      <w:pPr>
        <w:pStyle w:val="ListParagraph"/>
        <w:spacing w:line="360" w:lineRule="auto"/>
        <w:rPr>
          <w:lang w:val="fr-FR"/>
        </w:rPr>
      </w:pPr>
    </w:p>
    <w:p w14:paraId="0F65569B" w14:textId="77777777" w:rsidR="007A48AA" w:rsidRPr="005207DB" w:rsidRDefault="007A48AA" w:rsidP="00857FC5">
      <w:pPr>
        <w:pStyle w:val="ListParagraph"/>
        <w:spacing w:line="360" w:lineRule="auto"/>
        <w:rPr>
          <w:lang w:val="fr-FR"/>
        </w:rPr>
      </w:pPr>
    </w:p>
    <w:p w14:paraId="5D40D205" w14:textId="77777777" w:rsidR="007A48AA" w:rsidRPr="005207DB" w:rsidRDefault="007A48AA" w:rsidP="00857FC5">
      <w:pPr>
        <w:pStyle w:val="ListParagraph"/>
        <w:spacing w:line="360" w:lineRule="auto"/>
        <w:rPr>
          <w:lang w:val="fr-FR"/>
        </w:rPr>
      </w:pPr>
    </w:p>
    <w:p w14:paraId="34487AE1" w14:textId="77777777" w:rsidR="007A48AA" w:rsidRPr="005207DB" w:rsidRDefault="007A48AA" w:rsidP="00857FC5">
      <w:pPr>
        <w:pStyle w:val="ListParagraph"/>
        <w:spacing w:line="360" w:lineRule="auto"/>
        <w:rPr>
          <w:lang w:val="fr-FR"/>
        </w:rPr>
      </w:pPr>
    </w:p>
    <w:p w14:paraId="757165C5" w14:textId="77777777" w:rsidR="007A48AA" w:rsidRPr="005207DB" w:rsidRDefault="007A48AA" w:rsidP="00857FC5">
      <w:pPr>
        <w:pStyle w:val="ListParagraph"/>
        <w:spacing w:line="360" w:lineRule="auto"/>
        <w:rPr>
          <w:lang w:val="fr-FR"/>
        </w:rPr>
      </w:pPr>
    </w:p>
    <w:p w14:paraId="0DF4A35B" w14:textId="77777777" w:rsidR="007A48AA" w:rsidRPr="005207DB" w:rsidRDefault="007A48AA" w:rsidP="00857FC5">
      <w:pPr>
        <w:pStyle w:val="ListParagraph"/>
        <w:spacing w:line="360" w:lineRule="auto"/>
        <w:rPr>
          <w:lang w:val="fr-FR"/>
        </w:rPr>
      </w:pPr>
    </w:p>
    <w:p w14:paraId="0D401728" w14:textId="77777777" w:rsidR="007A48AA" w:rsidRPr="005207DB" w:rsidRDefault="007A48AA" w:rsidP="00857FC5">
      <w:pPr>
        <w:pStyle w:val="ListParagraph"/>
        <w:spacing w:line="360" w:lineRule="auto"/>
        <w:rPr>
          <w:lang w:val="fr-FR"/>
        </w:rPr>
      </w:pPr>
    </w:p>
    <w:p w14:paraId="1A6E01EF" w14:textId="77777777" w:rsidR="007A48AA" w:rsidRPr="005207DB" w:rsidRDefault="007A48AA" w:rsidP="00857FC5">
      <w:pPr>
        <w:pStyle w:val="ListParagraph"/>
        <w:spacing w:line="360" w:lineRule="auto"/>
        <w:rPr>
          <w:lang w:val="fr-FR"/>
        </w:rPr>
      </w:pPr>
    </w:p>
    <w:p w14:paraId="66520E4C" w14:textId="77777777" w:rsidR="007A48AA" w:rsidRPr="005207DB" w:rsidRDefault="007A48AA" w:rsidP="00857FC5">
      <w:pPr>
        <w:pStyle w:val="ListParagraph"/>
        <w:spacing w:line="360" w:lineRule="auto"/>
        <w:rPr>
          <w:lang w:val="fr-FR"/>
        </w:rPr>
      </w:pPr>
    </w:p>
    <w:p w14:paraId="6B01DA53" w14:textId="77777777" w:rsidR="007A48AA" w:rsidRPr="005207DB" w:rsidRDefault="007A48AA" w:rsidP="00857FC5">
      <w:pPr>
        <w:pStyle w:val="ListParagraph"/>
        <w:spacing w:line="360" w:lineRule="auto"/>
        <w:rPr>
          <w:lang w:val="fr-FR"/>
        </w:rPr>
      </w:pPr>
    </w:p>
    <w:p w14:paraId="3E47FDE1" w14:textId="77777777" w:rsidR="007A48AA" w:rsidRPr="005207DB" w:rsidRDefault="007A48AA" w:rsidP="00857FC5">
      <w:pPr>
        <w:pStyle w:val="ListParagraph"/>
        <w:spacing w:line="360" w:lineRule="auto"/>
        <w:rPr>
          <w:lang w:val="fr-FR"/>
        </w:rPr>
      </w:pPr>
    </w:p>
    <w:p w14:paraId="3571DF76" w14:textId="77777777" w:rsidR="007A48AA" w:rsidRPr="005207DB" w:rsidRDefault="007A48AA" w:rsidP="00857FC5">
      <w:pPr>
        <w:pStyle w:val="ListParagraph"/>
        <w:spacing w:line="360" w:lineRule="auto"/>
        <w:rPr>
          <w:lang w:val="fr-FR"/>
        </w:rPr>
      </w:pPr>
    </w:p>
    <w:p w14:paraId="66D0AC8B" w14:textId="77777777" w:rsidR="007A48AA" w:rsidRPr="005207DB" w:rsidRDefault="007A48AA" w:rsidP="00857FC5">
      <w:pPr>
        <w:pStyle w:val="ListParagraph"/>
        <w:spacing w:line="360" w:lineRule="auto"/>
        <w:rPr>
          <w:lang w:val="fr-FR"/>
        </w:rPr>
      </w:pPr>
    </w:p>
    <w:p w14:paraId="1763C439" w14:textId="77777777" w:rsidR="007A48AA" w:rsidRPr="005207DB" w:rsidRDefault="007A48AA" w:rsidP="00857FC5">
      <w:pPr>
        <w:pStyle w:val="ListParagraph"/>
        <w:spacing w:line="360" w:lineRule="auto"/>
        <w:rPr>
          <w:lang w:val="fr-FR"/>
        </w:rPr>
      </w:pPr>
    </w:p>
    <w:p w14:paraId="595BCE81" w14:textId="77777777" w:rsidR="007A48AA" w:rsidRPr="005207DB" w:rsidRDefault="007A48AA" w:rsidP="00857FC5">
      <w:pPr>
        <w:pStyle w:val="ListParagraph"/>
        <w:spacing w:line="360" w:lineRule="auto"/>
        <w:rPr>
          <w:lang w:val="fr-FR"/>
        </w:rPr>
      </w:pPr>
    </w:p>
    <w:p w14:paraId="6155625A" w14:textId="77777777" w:rsidR="007A48AA" w:rsidRPr="005207DB" w:rsidRDefault="007A48AA" w:rsidP="00857FC5">
      <w:pPr>
        <w:pStyle w:val="ListParagraph"/>
        <w:spacing w:line="360" w:lineRule="auto"/>
        <w:rPr>
          <w:lang w:val="fr-FR"/>
        </w:rPr>
      </w:pPr>
    </w:p>
    <w:p w14:paraId="70A98021" w14:textId="77777777" w:rsidR="007A48AA" w:rsidRPr="005207DB" w:rsidRDefault="007A48AA" w:rsidP="00857FC5">
      <w:pPr>
        <w:pStyle w:val="ListParagraph"/>
        <w:spacing w:line="360" w:lineRule="auto"/>
        <w:rPr>
          <w:lang w:val="fr-FR"/>
        </w:rPr>
      </w:pPr>
    </w:p>
    <w:p w14:paraId="2ED084F4" w14:textId="77777777" w:rsidR="007A48AA" w:rsidRPr="005207DB" w:rsidRDefault="007A48AA" w:rsidP="00857FC5">
      <w:pPr>
        <w:pStyle w:val="ListParagraph"/>
        <w:spacing w:line="360" w:lineRule="auto"/>
        <w:rPr>
          <w:lang w:val="fr-FR"/>
        </w:rPr>
      </w:pPr>
    </w:p>
    <w:p w14:paraId="7C687AFD" w14:textId="77777777" w:rsidR="007A48AA" w:rsidRPr="005207DB" w:rsidRDefault="007A48AA" w:rsidP="00857FC5">
      <w:pPr>
        <w:pStyle w:val="ListParagraph"/>
        <w:spacing w:line="360" w:lineRule="auto"/>
        <w:rPr>
          <w:lang w:val="fr-FR"/>
        </w:rPr>
      </w:pPr>
    </w:p>
    <w:p w14:paraId="5FB9A9A0" w14:textId="77777777" w:rsidR="007A48AA" w:rsidRPr="005207DB" w:rsidRDefault="007A48AA" w:rsidP="00857FC5">
      <w:pPr>
        <w:pStyle w:val="ListParagraph"/>
        <w:spacing w:line="360" w:lineRule="auto"/>
        <w:rPr>
          <w:lang w:val="fr-FR"/>
        </w:rPr>
      </w:pPr>
    </w:p>
    <w:p w14:paraId="427D35BC" w14:textId="77777777" w:rsidR="007A48AA" w:rsidRPr="005207DB" w:rsidRDefault="007A48AA" w:rsidP="00857FC5">
      <w:pPr>
        <w:pStyle w:val="ListParagraph"/>
        <w:spacing w:line="360" w:lineRule="auto"/>
        <w:rPr>
          <w:lang w:val="fr-FR"/>
        </w:rPr>
      </w:pPr>
    </w:p>
    <w:p w14:paraId="41358567" w14:textId="77777777" w:rsidR="007A48AA" w:rsidRPr="005207DB" w:rsidRDefault="007A48AA" w:rsidP="00857FC5">
      <w:pPr>
        <w:pStyle w:val="ListParagraph"/>
        <w:spacing w:line="360" w:lineRule="auto"/>
        <w:rPr>
          <w:lang w:val="fr-FR"/>
        </w:rPr>
      </w:pPr>
    </w:p>
    <w:p w14:paraId="2491A535" w14:textId="77777777" w:rsidR="007A48AA" w:rsidRPr="005207DB" w:rsidRDefault="007A48AA" w:rsidP="00125887">
      <w:pPr>
        <w:spacing w:line="360" w:lineRule="auto"/>
        <w:rPr>
          <w:lang w:val="fr-FR"/>
        </w:rPr>
      </w:pPr>
    </w:p>
    <w:p w14:paraId="5B8A36F2" w14:textId="4C072724" w:rsidR="007A48AA" w:rsidRPr="005207DB" w:rsidRDefault="007A48AA" w:rsidP="007A48AA">
      <w:pPr>
        <w:spacing w:line="360" w:lineRule="auto"/>
        <w:jc w:val="center"/>
        <w:rPr>
          <w:rFonts w:cstheme="minorHAnsi"/>
          <w:b/>
          <w:bCs/>
          <w:color w:val="FF0000"/>
          <w:sz w:val="36"/>
          <w:szCs w:val="36"/>
          <w:lang w:val="fr-FR"/>
        </w:rPr>
      </w:pPr>
      <w:r w:rsidRPr="005207DB">
        <w:rPr>
          <w:rFonts w:cstheme="minorHAnsi"/>
          <w:b/>
          <w:bCs/>
          <w:color w:val="FF0000"/>
          <w:sz w:val="36"/>
          <w:szCs w:val="36"/>
          <w:lang w:val="fr-FR"/>
        </w:rPr>
        <w:t>Chương 2: Các tập lệnh cơ bản</w:t>
      </w:r>
    </w:p>
    <w:p w14:paraId="6A2682C0" w14:textId="45C384C4" w:rsidR="007A48AA" w:rsidRPr="00E06F86" w:rsidRDefault="007A48AA" w:rsidP="007A48AA">
      <w:pPr>
        <w:pStyle w:val="ListParagraph"/>
        <w:numPr>
          <w:ilvl w:val="0"/>
          <w:numId w:val="4"/>
        </w:numPr>
        <w:spacing w:line="360" w:lineRule="auto"/>
        <w:ind w:left="1170" w:hanging="360"/>
        <w:jc w:val="both"/>
        <w:rPr>
          <w:b/>
          <w:sz w:val="28"/>
          <w:u w:val="single"/>
        </w:rPr>
      </w:pPr>
      <w:r w:rsidRPr="00E06F86">
        <w:rPr>
          <w:b/>
          <w:sz w:val="28"/>
          <w:u w:val="single"/>
        </w:rPr>
        <w:t>SETUP &amp; INIT</w:t>
      </w:r>
    </w:p>
    <w:p w14:paraId="6272EC2B" w14:textId="77777777" w:rsidR="007A48AA" w:rsidRDefault="007A48AA" w:rsidP="007A48AA">
      <w:pPr>
        <w:pStyle w:val="ListParagraph"/>
        <w:spacing w:line="360" w:lineRule="auto"/>
        <w:ind w:left="1440"/>
        <w:jc w:val="both"/>
      </w:pPr>
      <w:r w:rsidRPr="009021D6">
        <w:rPr>
          <w:noProof/>
          <w:lang w:val="vi-VN" w:eastAsia="vi-VN" w:bidi="ar-SA"/>
        </w:rPr>
        <w:drawing>
          <wp:inline distT="0" distB="0" distL="0" distR="0" wp14:anchorId="05334545" wp14:editId="1AF51BD8">
            <wp:extent cx="2811097" cy="1331367"/>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6941" cy="1334135"/>
                    </a:xfrm>
                    <a:prstGeom prst="rect">
                      <a:avLst/>
                    </a:prstGeom>
                  </pic:spPr>
                </pic:pic>
              </a:graphicData>
            </a:graphic>
          </wp:inline>
        </w:drawing>
      </w:r>
    </w:p>
    <w:p w14:paraId="6DDB2774" w14:textId="259F5C98" w:rsidR="007A48AA" w:rsidRPr="009814F9" w:rsidRDefault="007A48AA" w:rsidP="007A48AA">
      <w:pPr>
        <w:pStyle w:val="ListParagraph"/>
        <w:numPr>
          <w:ilvl w:val="0"/>
          <w:numId w:val="5"/>
        </w:numPr>
        <w:spacing w:line="360" w:lineRule="auto"/>
        <w:jc w:val="both"/>
        <w:rPr>
          <w:b/>
          <w:bCs/>
          <w:sz w:val="24"/>
          <w:szCs w:val="24"/>
        </w:rPr>
      </w:pPr>
      <w:r w:rsidRPr="009814F9">
        <w:rPr>
          <w:b/>
          <w:bCs/>
          <w:sz w:val="24"/>
          <w:szCs w:val="24"/>
        </w:rPr>
        <w:t xml:space="preserve">Git init: </w:t>
      </w:r>
    </w:p>
    <w:p w14:paraId="0B857452" w14:textId="77777777" w:rsidR="007A48AA" w:rsidRDefault="007A48AA" w:rsidP="007A48AA">
      <w:pPr>
        <w:pStyle w:val="ListParagraph"/>
        <w:spacing w:line="360" w:lineRule="auto"/>
        <w:ind w:left="1440"/>
        <w:jc w:val="both"/>
      </w:pPr>
      <w:r>
        <w:t>Mô tả: Khởi tạo một thư mục hiện có thành một repository Git.</w:t>
      </w:r>
    </w:p>
    <w:p w14:paraId="19CC25EA" w14:textId="77777777" w:rsidR="007A48AA" w:rsidRDefault="007A48AA" w:rsidP="007A48AA">
      <w:pPr>
        <w:pStyle w:val="ListParagraph"/>
        <w:spacing w:line="360" w:lineRule="auto"/>
        <w:ind w:left="1440"/>
        <w:jc w:val="both"/>
      </w:pPr>
      <w:r>
        <w:t>Tác dụng: Khi muốn bắt đầu theo dõi lịch sử của các tệp trong thư mục, lệnh này sẽ tạo một repository Git mới trong thư mục đó. Nó sẽ tạo một thư mục ẩn .git để lưu trữ toàn bộ lịch sử của repository.</w:t>
      </w:r>
    </w:p>
    <w:p w14:paraId="4BD0EB3A" w14:textId="49B5362E" w:rsidR="005207DB" w:rsidRDefault="005207DB" w:rsidP="007A48AA">
      <w:pPr>
        <w:pStyle w:val="ListParagraph"/>
        <w:spacing w:line="360" w:lineRule="auto"/>
        <w:ind w:left="1440"/>
        <w:jc w:val="both"/>
      </w:pPr>
      <w:r w:rsidRPr="005207DB">
        <w:rPr>
          <w:noProof/>
          <w:lang w:val="vi-VN" w:eastAsia="vi-VN" w:bidi="ar-SA"/>
        </w:rPr>
        <w:lastRenderedPageBreak/>
        <w:drawing>
          <wp:anchor distT="0" distB="0" distL="114300" distR="114300" simplePos="0" relativeHeight="251668480" behindDoc="0" locked="0" layoutInCell="1" allowOverlap="1" wp14:anchorId="41649A7E" wp14:editId="3219CDCF">
            <wp:simplePos x="0" y="0"/>
            <wp:positionH relativeFrom="margin">
              <wp:align>right</wp:align>
            </wp:positionH>
            <wp:positionV relativeFrom="paragraph">
              <wp:posOffset>57150</wp:posOffset>
            </wp:positionV>
            <wp:extent cx="5943600" cy="780499"/>
            <wp:effectExtent l="0" t="0" r="0" b="635"/>
            <wp:wrapTopAndBottom/>
            <wp:docPr id="3" name="Picture 3" descr="C:\Users\ASUS\Pictures\Screenshots\Screenshot 2024-09-15 211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2024-09-15 21165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80499"/>
                    </a:xfrm>
                    <a:prstGeom prst="rect">
                      <a:avLst/>
                    </a:prstGeom>
                    <a:noFill/>
                    <a:ln>
                      <a:noFill/>
                    </a:ln>
                  </pic:spPr>
                </pic:pic>
              </a:graphicData>
            </a:graphic>
          </wp:anchor>
        </w:drawing>
      </w:r>
    </w:p>
    <w:p w14:paraId="47D7375B" w14:textId="77777777" w:rsidR="007A48AA" w:rsidRDefault="007A48AA" w:rsidP="007A48AA">
      <w:pPr>
        <w:pStyle w:val="ListParagraph"/>
        <w:spacing w:line="360" w:lineRule="auto"/>
        <w:ind w:left="1440"/>
        <w:jc w:val="both"/>
      </w:pPr>
    </w:p>
    <w:p w14:paraId="2673847D" w14:textId="55A72367" w:rsidR="007A48AA" w:rsidRPr="000C2838" w:rsidRDefault="00923F43" w:rsidP="00125887">
      <w:pPr>
        <w:pStyle w:val="ListParagraph"/>
        <w:numPr>
          <w:ilvl w:val="0"/>
          <w:numId w:val="5"/>
        </w:numPr>
        <w:spacing w:line="360" w:lineRule="auto"/>
        <w:jc w:val="both"/>
        <w:rPr>
          <w:b/>
          <w:bCs/>
          <w:sz w:val="24"/>
          <w:szCs w:val="24"/>
        </w:rPr>
      </w:pPr>
      <w:r w:rsidRPr="000C2838">
        <w:rPr>
          <w:b/>
          <w:bCs/>
          <w:noProof/>
          <w:sz w:val="24"/>
          <w:szCs w:val="24"/>
          <w:lang w:val="vi-VN" w:eastAsia="vi-VN" w:bidi="ar-SA"/>
        </w:rPr>
        <w:drawing>
          <wp:anchor distT="0" distB="0" distL="114300" distR="114300" simplePos="0" relativeHeight="251669504" behindDoc="0" locked="0" layoutInCell="1" allowOverlap="1" wp14:anchorId="07B9788D" wp14:editId="53EA46AA">
            <wp:simplePos x="0" y="0"/>
            <wp:positionH relativeFrom="margin">
              <wp:align>right</wp:align>
            </wp:positionH>
            <wp:positionV relativeFrom="paragraph">
              <wp:posOffset>288290</wp:posOffset>
            </wp:positionV>
            <wp:extent cx="5943600" cy="1677295"/>
            <wp:effectExtent l="0" t="0" r="0" b="0"/>
            <wp:wrapTopAndBottom/>
            <wp:docPr id="8" name="Picture 8" descr="C:\Users\ASUS\Pictures\Screenshots\Screenshot 2024-09-15 21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Pictures\Screenshots\Screenshot 2024-09-15 21174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677295"/>
                    </a:xfrm>
                    <a:prstGeom prst="rect">
                      <a:avLst/>
                    </a:prstGeom>
                    <a:noFill/>
                    <a:ln>
                      <a:noFill/>
                    </a:ln>
                  </pic:spPr>
                </pic:pic>
              </a:graphicData>
            </a:graphic>
          </wp:anchor>
        </w:drawing>
      </w:r>
      <w:r w:rsidR="007A48AA" w:rsidRPr="000C2838">
        <w:rPr>
          <w:b/>
          <w:bCs/>
          <w:sz w:val="24"/>
          <w:szCs w:val="24"/>
        </w:rPr>
        <w:t xml:space="preserve">Git clone [url]: </w:t>
      </w:r>
    </w:p>
    <w:p w14:paraId="436624FA" w14:textId="229BFF8A" w:rsidR="005207DB" w:rsidRDefault="005207DB" w:rsidP="005207DB">
      <w:pPr>
        <w:spacing w:line="360" w:lineRule="auto"/>
        <w:ind w:left="1440"/>
        <w:jc w:val="both"/>
      </w:pPr>
    </w:p>
    <w:p w14:paraId="38AE6E80" w14:textId="77777777" w:rsidR="007A48AA" w:rsidRDefault="007A48AA" w:rsidP="007A48AA">
      <w:pPr>
        <w:pStyle w:val="ListParagraph"/>
        <w:spacing w:line="360" w:lineRule="auto"/>
        <w:ind w:left="1440"/>
        <w:jc w:val="both"/>
      </w:pPr>
      <w:r w:rsidRPr="004A216A">
        <w:t>Mô tả: sao chép toàn b</w:t>
      </w:r>
      <w:r>
        <w:t>ộ repository thông qua URL.</w:t>
      </w:r>
    </w:p>
    <w:p w14:paraId="16D1FC18" w14:textId="77777777" w:rsidR="007A48AA" w:rsidRPr="004A216A" w:rsidRDefault="007A48AA" w:rsidP="007A48AA">
      <w:pPr>
        <w:pStyle w:val="ListParagraph"/>
        <w:spacing w:line="360" w:lineRule="auto"/>
        <w:ind w:left="1440"/>
        <w:jc w:val="both"/>
      </w:pPr>
      <w:r>
        <w:t>Tác dụng: Tải xuống một bản sao của repository Git từ URL về máy, bao gồm toàn bộ lịch sử commit và các nhánh (branch).</w:t>
      </w:r>
    </w:p>
    <w:p w14:paraId="10C0E529" w14:textId="77777777" w:rsidR="007A48AA" w:rsidRPr="00E06F86" w:rsidRDefault="007A48AA" w:rsidP="007A48AA">
      <w:pPr>
        <w:pStyle w:val="ListParagraph"/>
        <w:spacing w:line="360" w:lineRule="auto"/>
        <w:ind w:left="1440"/>
        <w:jc w:val="both"/>
        <w:rPr>
          <w:u w:val="single"/>
        </w:rPr>
      </w:pPr>
    </w:p>
    <w:p w14:paraId="53241176" w14:textId="522A7F5F" w:rsidR="007A48AA" w:rsidRPr="00E06F86" w:rsidRDefault="007A48AA" w:rsidP="0021330D">
      <w:pPr>
        <w:pStyle w:val="ListParagraph"/>
        <w:numPr>
          <w:ilvl w:val="0"/>
          <w:numId w:val="4"/>
        </w:numPr>
        <w:spacing w:line="360" w:lineRule="auto"/>
        <w:ind w:left="1170" w:hanging="360"/>
        <w:jc w:val="both"/>
        <w:rPr>
          <w:b/>
          <w:sz w:val="28"/>
          <w:u w:val="single"/>
        </w:rPr>
      </w:pPr>
      <w:r w:rsidRPr="00E06F86">
        <w:rPr>
          <w:b/>
          <w:sz w:val="28"/>
          <w:u w:val="single"/>
        </w:rPr>
        <w:t>STAGE &amp; SNAPSHOT</w:t>
      </w:r>
    </w:p>
    <w:p w14:paraId="29BEC538" w14:textId="77777777" w:rsidR="007A48AA" w:rsidRDefault="007A48AA" w:rsidP="007A48AA">
      <w:pPr>
        <w:pStyle w:val="ListParagraph"/>
        <w:spacing w:line="360" w:lineRule="auto"/>
        <w:ind w:left="1440"/>
        <w:jc w:val="both"/>
      </w:pPr>
    </w:p>
    <w:p w14:paraId="16A0B7A8" w14:textId="77777777" w:rsidR="007A48AA" w:rsidRDefault="007A48AA" w:rsidP="007A48AA">
      <w:pPr>
        <w:pStyle w:val="ListParagraph"/>
        <w:spacing w:line="360" w:lineRule="auto"/>
        <w:ind w:left="1440"/>
        <w:jc w:val="both"/>
      </w:pPr>
      <w:r w:rsidRPr="009021D6">
        <w:rPr>
          <w:noProof/>
          <w:lang w:val="vi-VN" w:eastAsia="vi-VN" w:bidi="ar-SA"/>
        </w:rPr>
        <w:drawing>
          <wp:inline distT="0" distB="0" distL="0" distR="0" wp14:anchorId="4839F4A7" wp14:editId="726B7392">
            <wp:extent cx="2381098" cy="223151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8512" cy="2257208"/>
                    </a:xfrm>
                    <a:prstGeom prst="rect">
                      <a:avLst/>
                    </a:prstGeom>
                  </pic:spPr>
                </pic:pic>
              </a:graphicData>
            </a:graphic>
          </wp:inline>
        </w:drawing>
      </w:r>
    </w:p>
    <w:p w14:paraId="2EB2785B" w14:textId="68500AE2" w:rsidR="007A48AA" w:rsidRPr="000C2838" w:rsidRDefault="007A48AA" w:rsidP="00125887">
      <w:pPr>
        <w:pStyle w:val="ListParagraph"/>
        <w:numPr>
          <w:ilvl w:val="0"/>
          <w:numId w:val="6"/>
        </w:numPr>
        <w:spacing w:line="360" w:lineRule="auto"/>
        <w:jc w:val="both"/>
        <w:rPr>
          <w:b/>
          <w:bCs/>
          <w:sz w:val="24"/>
          <w:szCs w:val="24"/>
        </w:rPr>
      </w:pPr>
      <w:r w:rsidRPr="000C2838">
        <w:rPr>
          <w:b/>
          <w:bCs/>
          <w:sz w:val="24"/>
          <w:szCs w:val="24"/>
        </w:rPr>
        <w:t xml:space="preserve">Git status: </w:t>
      </w:r>
    </w:p>
    <w:p w14:paraId="137DA080" w14:textId="05065F39" w:rsidR="006C6DB5" w:rsidRDefault="006C6DB5" w:rsidP="007A48AA">
      <w:pPr>
        <w:pStyle w:val="ListParagraph"/>
        <w:spacing w:line="360" w:lineRule="auto"/>
        <w:ind w:left="1440"/>
        <w:jc w:val="both"/>
      </w:pPr>
      <w:r w:rsidRPr="006C6DB5">
        <w:rPr>
          <w:noProof/>
          <w:lang w:val="vi-VN" w:eastAsia="vi-VN" w:bidi="ar-SA"/>
        </w:rPr>
        <w:lastRenderedPageBreak/>
        <w:drawing>
          <wp:inline distT="0" distB="0" distL="0" distR="0" wp14:anchorId="607FCE25" wp14:editId="22144360">
            <wp:extent cx="4791744" cy="1943371"/>
            <wp:effectExtent l="0" t="0" r="8890" b="0"/>
            <wp:docPr id="152201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10083" name=""/>
                    <pic:cNvPicPr/>
                  </pic:nvPicPr>
                  <pic:blipFill>
                    <a:blip r:embed="rId20"/>
                    <a:stretch>
                      <a:fillRect/>
                    </a:stretch>
                  </pic:blipFill>
                  <pic:spPr>
                    <a:xfrm>
                      <a:off x="0" y="0"/>
                      <a:ext cx="4791744" cy="1943371"/>
                    </a:xfrm>
                    <a:prstGeom prst="rect">
                      <a:avLst/>
                    </a:prstGeom>
                  </pic:spPr>
                </pic:pic>
              </a:graphicData>
            </a:graphic>
          </wp:inline>
        </w:drawing>
      </w:r>
    </w:p>
    <w:p w14:paraId="0FC00A1C" w14:textId="78ACAD34" w:rsidR="007A48AA" w:rsidRDefault="007A48AA" w:rsidP="007A48AA">
      <w:pPr>
        <w:pStyle w:val="ListParagraph"/>
        <w:spacing w:line="360" w:lineRule="auto"/>
        <w:ind w:left="1440"/>
        <w:jc w:val="both"/>
      </w:pPr>
      <w:r>
        <w:t>Mô tả: Hiển</w:t>
      </w:r>
      <w:r w:rsidRPr="008B6229">
        <w:t xml:space="preserve"> thị t</w:t>
      </w:r>
      <w:r>
        <w:t>rạng thái của các tệp trong thư mục đang làm việc, cho biết tệp nào đã được sửa đổi, thêm mới hoặc xóa, và những tệp nào trong khu vực staging (để chuẩn bị cho lần commit kế tiếp)</w:t>
      </w:r>
    </w:p>
    <w:p w14:paraId="5BE636E5" w14:textId="62FEA277" w:rsidR="007A48AA" w:rsidRDefault="007A48AA" w:rsidP="00125887">
      <w:pPr>
        <w:pStyle w:val="ListParagraph"/>
        <w:spacing w:line="360" w:lineRule="auto"/>
        <w:ind w:left="1440"/>
        <w:jc w:val="both"/>
      </w:pPr>
      <w:r w:rsidRPr="00C267AB">
        <w:t>Tác dụng: Kiể</w:t>
      </w:r>
      <w:r>
        <w:t>m tra trạng</w:t>
      </w:r>
      <w:r w:rsidRPr="00C267AB">
        <w:t xml:space="preserve"> thái của t</w:t>
      </w:r>
      <w:r>
        <w:t>ệp trước khi commit, để chắc chắn những thay đổi đều được đưa vào đúng cách.</w:t>
      </w:r>
    </w:p>
    <w:p w14:paraId="197400AE" w14:textId="77777777" w:rsidR="00125887" w:rsidRDefault="00125887" w:rsidP="00125887">
      <w:pPr>
        <w:pStyle w:val="ListParagraph"/>
        <w:spacing w:line="360" w:lineRule="auto"/>
        <w:ind w:left="1440"/>
        <w:jc w:val="both"/>
      </w:pPr>
    </w:p>
    <w:p w14:paraId="29D4C356" w14:textId="21E79BF6" w:rsidR="007A48AA" w:rsidRPr="000C2838" w:rsidRDefault="00923F43" w:rsidP="00125887">
      <w:pPr>
        <w:pStyle w:val="ListParagraph"/>
        <w:numPr>
          <w:ilvl w:val="0"/>
          <w:numId w:val="6"/>
        </w:numPr>
        <w:spacing w:line="360" w:lineRule="auto"/>
        <w:jc w:val="both"/>
        <w:rPr>
          <w:b/>
          <w:bCs/>
          <w:sz w:val="24"/>
          <w:szCs w:val="24"/>
          <w:lang w:val="fr-FR"/>
        </w:rPr>
      </w:pPr>
      <w:r w:rsidRPr="000C2838">
        <w:rPr>
          <w:b/>
          <w:bCs/>
          <w:noProof/>
          <w:sz w:val="24"/>
          <w:szCs w:val="24"/>
          <w:lang w:val="vi-VN" w:eastAsia="vi-VN" w:bidi="ar-SA"/>
        </w:rPr>
        <w:drawing>
          <wp:anchor distT="0" distB="0" distL="114300" distR="114300" simplePos="0" relativeHeight="251670528" behindDoc="0" locked="0" layoutInCell="1" allowOverlap="1" wp14:anchorId="76A93FED" wp14:editId="081EBA47">
            <wp:simplePos x="0" y="0"/>
            <wp:positionH relativeFrom="margin">
              <wp:align>right</wp:align>
            </wp:positionH>
            <wp:positionV relativeFrom="paragraph">
              <wp:posOffset>285115</wp:posOffset>
            </wp:positionV>
            <wp:extent cx="5943600" cy="696243"/>
            <wp:effectExtent l="0" t="0" r="0" b="8890"/>
            <wp:wrapTopAndBottom/>
            <wp:docPr id="13" name="Picture 13" descr="C:\Users\ASUS\Pictures\Screenshots\Screenshot 2024-09-15 211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Pictures\Screenshots\Screenshot 2024-09-15 21185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96243"/>
                    </a:xfrm>
                    <a:prstGeom prst="rect">
                      <a:avLst/>
                    </a:prstGeom>
                    <a:noFill/>
                    <a:ln>
                      <a:noFill/>
                    </a:ln>
                  </pic:spPr>
                </pic:pic>
              </a:graphicData>
            </a:graphic>
          </wp:anchor>
        </w:drawing>
      </w:r>
      <w:r w:rsidR="007A48AA" w:rsidRPr="000C2838">
        <w:rPr>
          <w:b/>
          <w:bCs/>
          <w:sz w:val="24"/>
          <w:szCs w:val="24"/>
          <w:lang w:val="fr-FR"/>
        </w:rPr>
        <w:t xml:space="preserve">Git add [file]: </w:t>
      </w:r>
    </w:p>
    <w:p w14:paraId="16F8D455" w14:textId="4D56FC9D" w:rsidR="005207DB" w:rsidRPr="005207DB" w:rsidRDefault="00923F43" w:rsidP="005207DB">
      <w:pPr>
        <w:spacing w:line="360" w:lineRule="auto"/>
        <w:ind w:left="1440"/>
        <w:jc w:val="both"/>
        <w:rPr>
          <w:lang w:val="fr-FR"/>
        </w:rPr>
      </w:pPr>
      <w:r w:rsidRPr="005207DB">
        <w:rPr>
          <w:noProof/>
          <w:lang w:val="vi-VN" w:eastAsia="vi-VN" w:bidi="ar-SA"/>
        </w:rPr>
        <w:drawing>
          <wp:anchor distT="0" distB="0" distL="114300" distR="114300" simplePos="0" relativeHeight="251671552" behindDoc="0" locked="0" layoutInCell="1" allowOverlap="1" wp14:anchorId="6C7A8992" wp14:editId="1065E68A">
            <wp:simplePos x="0" y="0"/>
            <wp:positionH relativeFrom="margin">
              <wp:align>right</wp:align>
            </wp:positionH>
            <wp:positionV relativeFrom="paragraph">
              <wp:posOffset>899160</wp:posOffset>
            </wp:positionV>
            <wp:extent cx="5943600" cy="2107765"/>
            <wp:effectExtent l="0" t="0" r="0" b="6985"/>
            <wp:wrapTopAndBottom/>
            <wp:docPr id="14" name="Picture 14" descr="C:\Users\ASUS\Pictures\Screenshots\Screenshot 2024-09-15 21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Pictures\Screenshots\Screenshot 2024-09-15 2119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07765"/>
                    </a:xfrm>
                    <a:prstGeom prst="rect">
                      <a:avLst/>
                    </a:prstGeom>
                    <a:noFill/>
                    <a:ln>
                      <a:noFill/>
                    </a:ln>
                  </pic:spPr>
                </pic:pic>
              </a:graphicData>
            </a:graphic>
          </wp:anchor>
        </w:drawing>
      </w:r>
    </w:p>
    <w:p w14:paraId="62569368" w14:textId="77777777" w:rsidR="007A48AA" w:rsidRDefault="007A48AA" w:rsidP="007A48AA">
      <w:pPr>
        <w:pStyle w:val="ListParagraph"/>
        <w:spacing w:line="360" w:lineRule="auto"/>
        <w:ind w:left="1440"/>
        <w:jc w:val="both"/>
        <w:rPr>
          <w:lang w:val="fr-FR"/>
        </w:rPr>
      </w:pPr>
      <w:r w:rsidRPr="00150CED">
        <w:rPr>
          <w:lang w:val="fr-FR"/>
        </w:rPr>
        <w:t>Mô tả: T</w:t>
      </w:r>
      <w:r>
        <w:rPr>
          <w:lang w:val="fr-FR"/>
        </w:rPr>
        <w:t>hêm tệp được chỉ định vào khu vực staging.</w:t>
      </w:r>
    </w:p>
    <w:p w14:paraId="2E61DC77" w14:textId="1081EAE0" w:rsidR="007A48AA" w:rsidRDefault="007A48AA" w:rsidP="007A48AA">
      <w:pPr>
        <w:pStyle w:val="ListParagraph"/>
        <w:spacing w:line="360" w:lineRule="auto"/>
        <w:ind w:left="1440"/>
        <w:jc w:val="both"/>
        <w:rPr>
          <w:lang w:val="fr-FR"/>
        </w:rPr>
      </w:pPr>
      <w:r>
        <w:rPr>
          <w:lang w:val="fr-FR"/>
        </w:rPr>
        <w:t>Tác dụng : Đưa các thay đổi từ thư mục đang làm việc vào khu vực staging. Nếu muốn commit các thay đổi cho một tệp phải sử dụng lệnh này trước.</w:t>
      </w:r>
    </w:p>
    <w:p w14:paraId="7B539958" w14:textId="5CFD37B0" w:rsidR="007A48AA" w:rsidRDefault="007A48AA" w:rsidP="007A48AA">
      <w:pPr>
        <w:pStyle w:val="ListParagraph"/>
        <w:spacing w:line="360" w:lineRule="auto"/>
        <w:ind w:left="1440"/>
        <w:jc w:val="both"/>
        <w:rPr>
          <w:lang w:val="fr-FR"/>
        </w:rPr>
      </w:pPr>
    </w:p>
    <w:p w14:paraId="512EB62F" w14:textId="2048C941" w:rsidR="007A48AA" w:rsidRPr="000C2838" w:rsidRDefault="007A48AA" w:rsidP="00125887">
      <w:pPr>
        <w:pStyle w:val="ListParagraph"/>
        <w:numPr>
          <w:ilvl w:val="0"/>
          <w:numId w:val="6"/>
        </w:numPr>
        <w:spacing w:line="360" w:lineRule="auto"/>
        <w:jc w:val="both"/>
        <w:rPr>
          <w:b/>
          <w:bCs/>
          <w:sz w:val="24"/>
          <w:szCs w:val="24"/>
          <w:lang w:val="fr-FR"/>
        </w:rPr>
      </w:pPr>
      <w:r w:rsidRPr="000C2838">
        <w:rPr>
          <w:b/>
          <w:bCs/>
          <w:sz w:val="24"/>
          <w:szCs w:val="24"/>
          <w:lang w:val="fr-FR"/>
        </w:rPr>
        <w:t>Git reset [file]</w:t>
      </w:r>
      <w:r w:rsidR="0021330D" w:rsidRPr="000C2838">
        <w:rPr>
          <w:b/>
          <w:bCs/>
          <w:sz w:val="24"/>
          <w:szCs w:val="24"/>
          <w:lang w:val="fr-FR"/>
        </w:rPr>
        <w:t>:</w:t>
      </w:r>
    </w:p>
    <w:p w14:paraId="5900AF40" w14:textId="6915143E" w:rsidR="005207DB" w:rsidRPr="005207DB" w:rsidRDefault="00923F43" w:rsidP="005207DB">
      <w:pPr>
        <w:spacing w:line="360" w:lineRule="auto"/>
        <w:ind w:left="1440"/>
        <w:jc w:val="both"/>
        <w:rPr>
          <w:lang w:val="fr-FR"/>
        </w:rPr>
      </w:pPr>
      <w:r w:rsidRPr="005207DB">
        <w:rPr>
          <w:noProof/>
          <w:lang w:val="vi-VN" w:eastAsia="vi-VN" w:bidi="ar-SA"/>
        </w:rPr>
        <w:lastRenderedPageBreak/>
        <w:drawing>
          <wp:anchor distT="0" distB="0" distL="114300" distR="114300" simplePos="0" relativeHeight="251673600" behindDoc="0" locked="0" layoutInCell="1" allowOverlap="1" wp14:anchorId="637DFC9E" wp14:editId="00944A12">
            <wp:simplePos x="0" y="0"/>
            <wp:positionH relativeFrom="margin">
              <wp:align>right</wp:align>
            </wp:positionH>
            <wp:positionV relativeFrom="paragraph">
              <wp:posOffset>952500</wp:posOffset>
            </wp:positionV>
            <wp:extent cx="5943600" cy="386715"/>
            <wp:effectExtent l="0" t="0" r="0" b="0"/>
            <wp:wrapTopAndBottom/>
            <wp:docPr id="16" name="Picture 16" descr="C:\Users\ASUS\Pictures\Screenshots\Screenshot 2024-09-15 211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Pictures\Screenshots\Screenshot 2024-09-15 21195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86715"/>
                    </a:xfrm>
                    <a:prstGeom prst="rect">
                      <a:avLst/>
                    </a:prstGeom>
                    <a:noFill/>
                    <a:ln>
                      <a:noFill/>
                    </a:ln>
                  </pic:spPr>
                </pic:pic>
              </a:graphicData>
            </a:graphic>
          </wp:anchor>
        </w:drawing>
      </w:r>
      <w:r w:rsidR="005207DB" w:rsidRPr="005207DB">
        <w:rPr>
          <w:noProof/>
          <w:lang w:val="vi-VN" w:eastAsia="vi-VN" w:bidi="ar-SA"/>
        </w:rPr>
        <w:drawing>
          <wp:anchor distT="0" distB="0" distL="114300" distR="114300" simplePos="0" relativeHeight="251672576" behindDoc="0" locked="0" layoutInCell="1" allowOverlap="1" wp14:anchorId="17F551DA" wp14:editId="21F2DDDB">
            <wp:simplePos x="0" y="0"/>
            <wp:positionH relativeFrom="margin">
              <wp:align>right</wp:align>
            </wp:positionH>
            <wp:positionV relativeFrom="paragraph">
              <wp:posOffset>0</wp:posOffset>
            </wp:positionV>
            <wp:extent cx="5943600" cy="683650"/>
            <wp:effectExtent l="0" t="0" r="0" b="2540"/>
            <wp:wrapTopAndBottom/>
            <wp:docPr id="15" name="Picture 15" descr="C:\Users\ASUS\Pictures\Screenshots\Screenshot 2024-09-15 21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Pictures\Screenshots\Screenshot 2024-09-15 2119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83650"/>
                    </a:xfrm>
                    <a:prstGeom prst="rect">
                      <a:avLst/>
                    </a:prstGeom>
                    <a:noFill/>
                    <a:ln>
                      <a:noFill/>
                    </a:ln>
                  </pic:spPr>
                </pic:pic>
              </a:graphicData>
            </a:graphic>
          </wp:anchor>
        </w:drawing>
      </w:r>
    </w:p>
    <w:p w14:paraId="0810149A" w14:textId="3B6AF7C8" w:rsidR="007A48AA" w:rsidRDefault="007A48AA" w:rsidP="007A48AA">
      <w:pPr>
        <w:pStyle w:val="ListParagraph"/>
        <w:spacing w:line="360" w:lineRule="auto"/>
        <w:ind w:left="1440"/>
        <w:jc w:val="both"/>
        <w:rPr>
          <w:lang w:val="fr-FR"/>
        </w:rPr>
      </w:pPr>
      <w:r>
        <w:rPr>
          <w:lang w:val="fr-FR"/>
        </w:rPr>
        <w:t>Mô tả : Gỡ bỏ tệp ra khỏi khu vực staging nhưng vẫn giữ lại các thay đổi trong thư mục làm việc.</w:t>
      </w:r>
    </w:p>
    <w:p w14:paraId="6BF2FE28" w14:textId="398B9FEE" w:rsidR="007A48AA" w:rsidRDefault="007A48AA" w:rsidP="007A48AA">
      <w:pPr>
        <w:pStyle w:val="ListParagraph"/>
        <w:spacing w:line="360" w:lineRule="auto"/>
        <w:ind w:left="1440"/>
        <w:jc w:val="both"/>
        <w:rPr>
          <w:lang w:val="fr-FR"/>
        </w:rPr>
      </w:pPr>
      <w:r>
        <w:rPr>
          <w:lang w:val="fr-FR"/>
        </w:rPr>
        <w:t>Tác dụng : Nếu thêm nhầm tệp vào khu vực staging, lệnh này giúp gỡ bỏ nó khỏi danh sách mà không xóa nội dung tệp.</w:t>
      </w:r>
    </w:p>
    <w:p w14:paraId="640D36CC" w14:textId="19D0309C" w:rsidR="007A48AA" w:rsidRDefault="007A48AA" w:rsidP="007A48AA">
      <w:pPr>
        <w:pStyle w:val="ListParagraph"/>
        <w:spacing w:line="360" w:lineRule="auto"/>
        <w:ind w:left="1440"/>
        <w:jc w:val="both"/>
        <w:rPr>
          <w:lang w:val="fr-FR"/>
        </w:rPr>
      </w:pPr>
    </w:p>
    <w:p w14:paraId="69FC0A19" w14:textId="5D00C313" w:rsidR="007A48AA" w:rsidRPr="000C2838" w:rsidRDefault="007A48AA" w:rsidP="00125887">
      <w:pPr>
        <w:pStyle w:val="ListParagraph"/>
        <w:numPr>
          <w:ilvl w:val="0"/>
          <w:numId w:val="6"/>
        </w:numPr>
        <w:spacing w:line="360" w:lineRule="auto"/>
        <w:jc w:val="both"/>
        <w:rPr>
          <w:b/>
          <w:bCs/>
          <w:sz w:val="24"/>
          <w:szCs w:val="24"/>
          <w:lang w:val="fr-FR"/>
        </w:rPr>
      </w:pPr>
      <w:r w:rsidRPr="000C2838">
        <w:rPr>
          <w:b/>
          <w:bCs/>
          <w:sz w:val="24"/>
          <w:szCs w:val="24"/>
          <w:lang w:val="fr-FR"/>
        </w:rPr>
        <w:t>Git diff:</w:t>
      </w:r>
    </w:p>
    <w:p w14:paraId="6F6C79FA" w14:textId="60293484" w:rsidR="006C6DB5" w:rsidRDefault="006C6DB5" w:rsidP="006C6DB5">
      <w:pPr>
        <w:pStyle w:val="ListParagraph"/>
        <w:spacing w:line="360" w:lineRule="auto"/>
        <w:ind w:left="1800"/>
        <w:jc w:val="both"/>
        <w:rPr>
          <w:lang w:val="fr-FR"/>
        </w:rPr>
      </w:pPr>
      <w:r w:rsidRPr="006C6DB5">
        <w:rPr>
          <w:noProof/>
          <w:lang w:val="vi-VN" w:eastAsia="vi-VN" w:bidi="ar-SA"/>
        </w:rPr>
        <w:drawing>
          <wp:anchor distT="0" distB="0" distL="114300" distR="114300" simplePos="0" relativeHeight="251658240" behindDoc="0" locked="0" layoutInCell="1" allowOverlap="1" wp14:anchorId="5E4BBB24" wp14:editId="0F6A7CD9">
            <wp:simplePos x="0" y="0"/>
            <wp:positionH relativeFrom="margin">
              <wp:align>center</wp:align>
            </wp:positionH>
            <wp:positionV relativeFrom="paragraph">
              <wp:posOffset>0</wp:posOffset>
            </wp:positionV>
            <wp:extent cx="5154295" cy="3590925"/>
            <wp:effectExtent l="0" t="0" r="8255" b="9525"/>
            <wp:wrapTopAndBottom/>
            <wp:docPr id="102027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70900" name=""/>
                    <pic:cNvPicPr/>
                  </pic:nvPicPr>
                  <pic:blipFill rotWithShape="1">
                    <a:blip r:embed="rId25">
                      <a:extLst>
                        <a:ext uri="{28A0092B-C50C-407E-A947-70E740481C1C}">
                          <a14:useLocalDpi xmlns:a14="http://schemas.microsoft.com/office/drawing/2010/main" val="0"/>
                        </a:ext>
                      </a:extLst>
                    </a:blip>
                    <a:srcRect b="56366"/>
                    <a:stretch/>
                  </pic:blipFill>
                  <pic:spPr bwMode="auto">
                    <a:xfrm>
                      <a:off x="0" y="0"/>
                      <a:ext cx="5154295" cy="3590925"/>
                    </a:xfrm>
                    <a:prstGeom prst="rect">
                      <a:avLst/>
                    </a:prstGeom>
                    <a:ln>
                      <a:noFill/>
                    </a:ln>
                    <a:extLst>
                      <a:ext uri="{53640926-AAD7-44D8-BBD7-CCE9431645EC}">
                        <a14:shadowObscured xmlns:a14="http://schemas.microsoft.com/office/drawing/2010/main"/>
                      </a:ext>
                    </a:extLst>
                  </pic:spPr>
                </pic:pic>
              </a:graphicData>
            </a:graphic>
          </wp:anchor>
        </w:drawing>
      </w:r>
    </w:p>
    <w:p w14:paraId="051C40B2" w14:textId="52D608DC" w:rsidR="007A48AA" w:rsidRDefault="007A48AA" w:rsidP="007A48AA">
      <w:pPr>
        <w:pStyle w:val="ListParagraph"/>
        <w:spacing w:line="360" w:lineRule="auto"/>
        <w:ind w:left="1440"/>
        <w:jc w:val="both"/>
        <w:rPr>
          <w:lang w:val="fr-FR"/>
        </w:rPr>
      </w:pPr>
      <w:r>
        <w:rPr>
          <w:lang w:val="fr-FR"/>
        </w:rPr>
        <w:t>Mô tả : Hiện thị các thay đổi giữa nội dung trong thư mục làm việc và tệp trong khu vực staging.</w:t>
      </w:r>
    </w:p>
    <w:p w14:paraId="27EA9773" w14:textId="2FD92BD4" w:rsidR="007A48AA" w:rsidRDefault="007A48AA" w:rsidP="007A48AA">
      <w:pPr>
        <w:pStyle w:val="ListParagraph"/>
        <w:spacing w:line="360" w:lineRule="auto"/>
        <w:ind w:left="1440"/>
        <w:jc w:val="both"/>
        <w:rPr>
          <w:lang w:val="fr-FR"/>
        </w:rPr>
      </w:pPr>
      <w:r>
        <w:rPr>
          <w:lang w:val="fr-FR"/>
        </w:rPr>
        <w:t>Tác dụng : Xem sự khác biệt giữa tệp đã được chỉnh sửa và tệp chưa được đưa vào staging.</w:t>
      </w:r>
    </w:p>
    <w:p w14:paraId="6DC0E5C0" w14:textId="7029D549" w:rsidR="007A48AA" w:rsidRDefault="007A48AA" w:rsidP="007A48AA">
      <w:pPr>
        <w:pStyle w:val="ListParagraph"/>
        <w:spacing w:line="360" w:lineRule="auto"/>
        <w:ind w:left="1440"/>
        <w:jc w:val="both"/>
        <w:rPr>
          <w:lang w:val="fr-FR"/>
        </w:rPr>
      </w:pPr>
    </w:p>
    <w:p w14:paraId="1C3AE1D3" w14:textId="6BE1D638" w:rsidR="007A48AA" w:rsidRPr="000C2838" w:rsidRDefault="007A48AA" w:rsidP="00125887">
      <w:pPr>
        <w:pStyle w:val="ListParagraph"/>
        <w:numPr>
          <w:ilvl w:val="0"/>
          <w:numId w:val="6"/>
        </w:numPr>
        <w:spacing w:line="360" w:lineRule="auto"/>
        <w:jc w:val="both"/>
        <w:rPr>
          <w:b/>
          <w:bCs/>
          <w:sz w:val="24"/>
          <w:szCs w:val="24"/>
          <w:lang w:val="fr-FR"/>
        </w:rPr>
      </w:pPr>
      <w:r w:rsidRPr="000C2838">
        <w:rPr>
          <w:b/>
          <w:bCs/>
          <w:sz w:val="24"/>
          <w:szCs w:val="24"/>
          <w:lang w:val="fr-FR"/>
        </w:rPr>
        <w:t xml:space="preserve">Git diff --staged: </w:t>
      </w:r>
    </w:p>
    <w:p w14:paraId="4298DBE5" w14:textId="56786391" w:rsidR="004756EA" w:rsidRDefault="004756EA" w:rsidP="004756EA">
      <w:pPr>
        <w:pStyle w:val="ListParagraph"/>
        <w:spacing w:line="360" w:lineRule="auto"/>
        <w:ind w:left="1800"/>
        <w:jc w:val="both"/>
        <w:rPr>
          <w:lang w:val="fr-FR"/>
        </w:rPr>
      </w:pPr>
      <w:r w:rsidRPr="004756EA">
        <w:rPr>
          <w:noProof/>
          <w:lang w:val="vi-VN" w:eastAsia="vi-VN" w:bidi="ar-SA"/>
        </w:rPr>
        <w:lastRenderedPageBreak/>
        <w:drawing>
          <wp:anchor distT="0" distB="0" distL="114300" distR="114300" simplePos="0" relativeHeight="251660288" behindDoc="0" locked="0" layoutInCell="1" allowOverlap="1" wp14:anchorId="5CEE59A5" wp14:editId="0C59444C">
            <wp:simplePos x="0" y="0"/>
            <wp:positionH relativeFrom="column">
              <wp:posOffset>94264</wp:posOffset>
            </wp:positionH>
            <wp:positionV relativeFrom="paragraph">
              <wp:posOffset>85</wp:posOffset>
            </wp:positionV>
            <wp:extent cx="5943600" cy="4328795"/>
            <wp:effectExtent l="0" t="0" r="0" b="0"/>
            <wp:wrapTopAndBottom/>
            <wp:docPr id="208381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13429"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anchor>
        </w:drawing>
      </w:r>
    </w:p>
    <w:p w14:paraId="19F624DC" w14:textId="0D899608" w:rsidR="007A48AA" w:rsidRDefault="007A48AA" w:rsidP="007A48AA">
      <w:pPr>
        <w:pStyle w:val="ListParagraph"/>
        <w:spacing w:line="360" w:lineRule="auto"/>
        <w:ind w:left="1440"/>
        <w:jc w:val="both"/>
        <w:rPr>
          <w:lang w:val="fr-FR"/>
        </w:rPr>
      </w:pPr>
      <w:r>
        <w:rPr>
          <w:lang w:val="fr-FR"/>
        </w:rPr>
        <w:t>Mô tả : Xem sự khác biệt giữa tệp đã ở khu vực staging và phiên bản cuối cùng đã commit.</w:t>
      </w:r>
    </w:p>
    <w:p w14:paraId="12F0D129" w14:textId="1515ED4E" w:rsidR="007A48AA" w:rsidRDefault="007A48AA" w:rsidP="007A48AA">
      <w:pPr>
        <w:pStyle w:val="ListParagraph"/>
        <w:spacing w:line="360" w:lineRule="auto"/>
        <w:ind w:left="1440"/>
        <w:jc w:val="both"/>
        <w:rPr>
          <w:lang w:val="fr-FR"/>
        </w:rPr>
      </w:pPr>
      <w:r>
        <w:rPr>
          <w:lang w:val="fr-FR"/>
        </w:rPr>
        <w:t>Tác dụng : Xem các thay đổi đã sẵn sàng để commit.</w:t>
      </w:r>
    </w:p>
    <w:p w14:paraId="3B94BF14" w14:textId="10970C84" w:rsidR="007A48AA" w:rsidRPr="000C2838" w:rsidRDefault="007A48AA" w:rsidP="007A48AA">
      <w:pPr>
        <w:pStyle w:val="ListParagraph"/>
        <w:spacing w:line="360" w:lineRule="auto"/>
        <w:ind w:left="1440"/>
        <w:jc w:val="both"/>
        <w:rPr>
          <w:b/>
          <w:bCs/>
          <w:sz w:val="24"/>
          <w:szCs w:val="24"/>
          <w:lang w:val="fr-FR"/>
        </w:rPr>
      </w:pPr>
    </w:p>
    <w:p w14:paraId="54732A0C" w14:textId="21081181" w:rsidR="007A48AA" w:rsidRDefault="00923F43" w:rsidP="00125887">
      <w:pPr>
        <w:pStyle w:val="ListParagraph"/>
        <w:numPr>
          <w:ilvl w:val="0"/>
          <w:numId w:val="6"/>
        </w:numPr>
        <w:spacing w:line="360" w:lineRule="auto"/>
        <w:jc w:val="both"/>
        <w:rPr>
          <w:lang w:val="fr-FR"/>
        </w:rPr>
      </w:pPr>
      <w:r w:rsidRPr="000C2838">
        <w:rPr>
          <w:b/>
          <w:bCs/>
          <w:noProof/>
          <w:sz w:val="24"/>
          <w:szCs w:val="24"/>
          <w:lang w:val="vi-VN" w:eastAsia="vi-VN" w:bidi="ar-SA"/>
        </w:rPr>
        <w:drawing>
          <wp:anchor distT="0" distB="0" distL="114300" distR="114300" simplePos="0" relativeHeight="251667456" behindDoc="0" locked="0" layoutInCell="1" allowOverlap="1" wp14:anchorId="784FE698" wp14:editId="4D943AF5">
            <wp:simplePos x="0" y="0"/>
            <wp:positionH relativeFrom="margin">
              <wp:align>right</wp:align>
            </wp:positionH>
            <wp:positionV relativeFrom="paragraph">
              <wp:posOffset>410845</wp:posOffset>
            </wp:positionV>
            <wp:extent cx="5943600" cy="1038956"/>
            <wp:effectExtent l="0" t="0" r="0" b="8890"/>
            <wp:wrapTopAndBottom/>
            <wp:docPr id="18" name="Picture 18" descr="C:\Users\ASUS\Pictures\Screenshots\Screenshot 2024-09-15 21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Pictures\Screenshots\Screenshot 2024-09-15 21204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38956"/>
                    </a:xfrm>
                    <a:prstGeom prst="rect">
                      <a:avLst/>
                    </a:prstGeom>
                    <a:noFill/>
                    <a:ln>
                      <a:noFill/>
                    </a:ln>
                  </pic:spPr>
                </pic:pic>
              </a:graphicData>
            </a:graphic>
          </wp:anchor>
        </w:drawing>
      </w:r>
      <w:r w:rsidR="007A48AA" w:rsidRPr="000C2838">
        <w:rPr>
          <w:b/>
          <w:bCs/>
          <w:sz w:val="24"/>
          <w:szCs w:val="24"/>
          <w:lang w:val="fr-FR"/>
        </w:rPr>
        <w:t>Git commit -m [descriptive message]:</w:t>
      </w:r>
    </w:p>
    <w:p w14:paraId="51D825EE" w14:textId="15275582" w:rsidR="005207DB" w:rsidRPr="005207DB" w:rsidRDefault="005207DB" w:rsidP="005207DB">
      <w:pPr>
        <w:spacing w:line="360" w:lineRule="auto"/>
        <w:ind w:left="1440"/>
        <w:jc w:val="both"/>
        <w:rPr>
          <w:lang w:val="fr-FR"/>
        </w:rPr>
      </w:pPr>
    </w:p>
    <w:p w14:paraId="6120E8A5" w14:textId="50BE7FF1" w:rsidR="007A48AA" w:rsidRDefault="007A48AA" w:rsidP="007A48AA">
      <w:pPr>
        <w:pStyle w:val="ListParagraph"/>
        <w:spacing w:line="360" w:lineRule="auto"/>
        <w:ind w:left="1440"/>
        <w:jc w:val="both"/>
        <w:rPr>
          <w:lang w:val="fr-FR"/>
        </w:rPr>
      </w:pPr>
      <w:r w:rsidRPr="003D0F00">
        <w:rPr>
          <w:lang w:val="fr-FR"/>
        </w:rPr>
        <w:t xml:space="preserve">Mô tả : </w:t>
      </w:r>
      <w:r w:rsidRPr="007A48AA">
        <w:rPr>
          <w:lang w:val="fr-FR"/>
        </w:rPr>
        <w:t>Tạo</w:t>
      </w:r>
      <w:r w:rsidRPr="003D0F00">
        <w:rPr>
          <w:lang w:val="fr-FR"/>
        </w:rPr>
        <w:t xml:space="preserve"> một bản commit với th</w:t>
      </w:r>
      <w:r>
        <w:rPr>
          <w:lang w:val="fr-FR"/>
        </w:rPr>
        <w:t>ông điệp miêu tả các thay đổi.</w:t>
      </w:r>
    </w:p>
    <w:p w14:paraId="4689FD6C" w14:textId="2D2CE409" w:rsidR="007A48AA" w:rsidRPr="00752092" w:rsidRDefault="007A48AA" w:rsidP="007A48AA">
      <w:pPr>
        <w:pStyle w:val="ListParagraph"/>
        <w:spacing w:line="360" w:lineRule="auto"/>
        <w:ind w:left="1440"/>
        <w:jc w:val="both"/>
        <w:rPr>
          <w:lang w:val="fr-FR"/>
        </w:rPr>
      </w:pPr>
      <w:r w:rsidRPr="00752092">
        <w:rPr>
          <w:lang w:val="fr-FR"/>
        </w:rPr>
        <w:t xml:space="preserve">Tác dụng : Lưu các thay đổi </w:t>
      </w:r>
      <w:r>
        <w:rPr>
          <w:lang w:val="fr-FR"/>
        </w:rPr>
        <w:t>đã ở trong khu vực staging vào lịch sử của Git kèm theo thông điệp giải thích.</w:t>
      </w:r>
    </w:p>
    <w:p w14:paraId="36CBFF43" w14:textId="589C677C" w:rsidR="007A48AA" w:rsidRPr="001B3A01" w:rsidRDefault="007A48AA" w:rsidP="007A48AA">
      <w:pPr>
        <w:pStyle w:val="ListParagraph"/>
        <w:spacing w:line="360" w:lineRule="auto"/>
        <w:ind w:left="1440"/>
        <w:jc w:val="both"/>
        <w:rPr>
          <w:b/>
          <w:lang w:val="fr-FR"/>
        </w:rPr>
      </w:pPr>
      <w:r w:rsidRPr="001B3A01">
        <w:rPr>
          <w:b/>
          <w:lang w:val="fr-FR"/>
        </w:rPr>
        <w:t xml:space="preserve"> </w:t>
      </w:r>
    </w:p>
    <w:p w14:paraId="4B0C7DD0" w14:textId="315CF6E4" w:rsidR="007A48AA" w:rsidRPr="00E06F86" w:rsidRDefault="007A48AA" w:rsidP="00125887">
      <w:pPr>
        <w:pStyle w:val="ListParagraph"/>
        <w:numPr>
          <w:ilvl w:val="0"/>
          <w:numId w:val="4"/>
        </w:numPr>
        <w:spacing w:line="360" w:lineRule="auto"/>
        <w:ind w:left="1170" w:hanging="360"/>
        <w:jc w:val="both"/>
        <w:rPr>
          <w:b/>
          <w:sz w:val="28"/>
          <w:u w:val="single"/>
          <w:lang w:val="fr-FR"/>
        </w:rPr>
      </w:pPr>
      <w:r w:rsidRPr="00E06F86">
        <w:rPr>
          <w:b/>
          <w:sz w:val="28"/>
          <w:u w:val="single"/>
          <w:lang w:val="fr-FR"/>
        </w:rPr>
        <w:lastRenderedPageBreak/>
        <w:t>BRANCH &amp; MERGE</w:t>
      </w:r>
    </w:p>
    <w:p w14:paraId="3943718D" w14:textId="77777777" w:rsidR="007A48AA" w:rsidRDefault="007A48AA" w:rsidP="007A48AA">
      <w:pPr>
        <w:pStyle w:val="ListParagraph"/>
        <w:spacing w:line="360" w:lineRule="auto"/>
        <w:ind w:left="1440"/>
        <w:jc w:val="both"/>
        <w:rPr>
          <w:b/>
          <w:lang w:val="fr-FR"/>
        </w:rPr>
      </w:pPr>
      <w:r w:rsidRPr="00867549">
        <w:rPr>
          <w:noProof/>
          <w:lang w:val="vi-VN" w:eastAsia="vi-VN" w:bidi="ar-SA"/>
        </w:rPr>
        <w:drawing>
          <wp:inline distT="0" distB="0" distL="0" distR="0" wp14:anchorId="1F3D9E21" wp14:editId="19E815A8">
            <wp:extent cx="2387414" cy="18726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2237" cy="1884318"/>
                    </a:xfrm>
                    <a:prstGeom prst="rect">
                      <a:avLst/>
                    </a:prstGeom>
                  </pic:spPr>
                </pic:pic>
              </a:graphicData>
            </a:graphic>
          </wp:inline>
        </w:drawing>
      </w:r>
    </w:p>
    <w:p w14:paraId="6B67F1A8" w14:textId="2D283777" w:rsidR="007A48AA" w:rsidRPr="000C2838" w:rsidRDefault="00923F43" w:rsidP="00125887">
      <w:pPr>
        <w:pStyle w:val="ListParagraph"/>
        <w:numPr>
          <w:ilvl w:val="0"/>
          <w:numId w:val="7"/>
        </w:numPr>
        <w:spacing w:line="360" w:lineRule="auto"/>
        <w:jc w:val="both"/>
        <w:rPr>
          <w:b/>
          <w:bCs/>
          <w:sz w:val="24"/>
          <w:szCs w:val="24"/>
          <w:lang w:val="fr-FR"/>
        </w:rPr>
      </w:pPr>
      <w:r w:rsidRPr="000C2838">
        <w:rPr>
          <w:b/>
          <w:bCs/>
          <w:noProof/>
          <w:sz w:val="24"/>
          <w:szCs w:val="24"/>
          <w:lang w:val="vi-VN" w:eastAsia="vi-VN" w:bidi="ar-SA"/>
        </w:rPr>
        <w:drawing>
          <wp:anchor distT="0" distB="0" distL="114300" distR="114300" simplePos="0" relativeHeight="251666432" behindDoc="0" locked="0" layoutInCell="1" allowOverlap="1" wp14:anchorId="5AF8703C" wp14:editId="12B33EB0">
            <wp:simplePos x="0" y="0"/>
            <wp:positionH relativeFrom="column">
              <wp:posOffset>219075</wp:posOffset>
            </wp:positionH>
            <wp:positionV relativeFrom="paragraph">
              <wp:posOffset>452120</wp:posOffset>
            </wp:positionV>
            <wp:extent cx="5753100" cy="1217930"/>
            <wp:effectExtent l="0" t="0" r="0" b="1270"/>
            <wp:wrapTopAndBottom/>
            <wp:docPr id="20" name="Picture 20" descr="C:\Users\ASUS\Pictures\Screenshots\Screenshot 2024-09-15 21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Pictures\Screenshots\Screenshot 2024-09-15 2121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1217930"/>
                    </a:xfrm>
                    <a:prstGeom prst="rect">
                      <a:avLst/>
                    </a:prstGeom>
                    <a:noFill/>
                    <a:ln>
                      <a:noFill/>
                    </a:ln>
                  </pic:spPr>
                </pic:pic>
              </a:graphicData>
            </a:graphic>
          </wp:anchor>
        </w:drawing>
      </w:r>
      <w:r w:rsidR="007A48AA" w:rsidRPr="000C2838">
        <w:rPr>
          <w:b/>
          <w:bCs/>
          <w:sz w:val="24"/>
          <w:szCs w:val="24"/>
          <w:lang w:val="fr-FR"/>
        </w:rPr>
        <w:t>Git branch:</w:t>
      </w:r>
    </w:p>
    <w:p w14:paraId="5B2441FE" w14:textId="7C323500" w:rsidR="005207DB" w:rsidRPr="005207DB" w:rsidRDefault="005207DB" w:rsidP="005207DB">
      <w:pPr>
        <w:spacing w:line="360" w:lineRule="auto"/>
        <w:ind w:left="1440"/>
        <w:jc w:val="both"/>
        <w:rPr>
          <w:lang w:val="fr-FR"/>
        </w:rPr>
      </w:pPr>
    </w:p>
    <w:p w14:paraId="0DAEA628" w14:textId="77777777" w:rsidR="007A48AA" w:rsidRDefault="007A48AA" w:rsidP="007A48AA">
      <w:pPr>
        <w:pStyle w:val="ListParagraph"/>
        <w:spacing w:line="360" w:lineRule="auto"/>
        <w:ind w:left="1440"/>
        <w:jc w:val="both"/>
      </w:pPr>
      <w:r w:rsidRPr="00E12F12">
        <w:t>Mô tả : Liệt kê các nhánh trong re</w:t>
      </w:r>
      <w:r>
        <w:t>pository. Một dấu * sẽ xuất hiện bên cạnh nhánh hiện đang hoạt động.</w:t>
      </w:r>
    </w:p>
    <w:p w14:paraId="00290435" w14:textId="3D93D712" w:rsidR="007A48AA" w:rsidRDefault="007A48AA" w:rsidP="007A48AA">
      <w:pPr>
        <w:pStyle w:val="ListParagraph"/>
        <w:spacing w:line="360" w:lineRule="auto"/>
        <w:ind w:left="1440"/>
        <w:jc w:val="both"/>
      </w:pPr>
      <w:r>
        <w:t>Tác dụng : Cho biết tất cả các nhánh hiện có và xác định nhánh nào đang được sử dụng.</w:t>
      </w:r>
    </w:p>
    <w:p w14:paraId="40931728" w14:textId="4D985BBF" w:rsidR="007A48AA" w:rsidRDefault="007A48AA" w:rsidP="007A48AA">
      <w:pPr>
        <w:pStyle w:val="ListParagraph"/>
        <w:spacing w:line="360" w:lineRule="auto"/>
        <w:ind w:left="1440"/>
        <w:jc w:val="both"/>
      </w:pPr>
    </w:p>
    <w:p w14:paraId="65EC3252" w14:textId="4A655F80" w:rsidR="007A48AA" w:rsidRPr="000C2838" w:rsidRDefault="00923F43" w:rsidP="00125887">
      <w:pPr>
        <w:pStyle w:val="ListParagraph"/>
        <w:numPr>
          <w:ilvl w:val="0"/>
          <w:numId w:val="7"/>
        </w:numPr>
        <w:spacing w:line="360" w:lineRule="auto"/>
        <w:jc w:val="both"/>
        <w:rPr>
          <w:b/>
          <w:bCs/>
          <w:sz w:val="24"/>
          <w:szCs w:val="24"/>
        </w:rPr>
      </w:pPr>
      <w:r w:rsidRPr="000C2838">
        <w:rPr>
          <w:b/>
          <w:bCs/>
          <w:noProof/>
          <w:sz w:val="24"/>
          <w:szCs w:val="24"/>
          <w:lang w:val="vi-VN" w:eastAsia="vi-VN" w:bidi="ar-SA"/>
        </w:rPr>
        <w:drawing>
          <wp:anchor distT="0" distB="0" distL="114300" distR="114300" simplePos="0" relativeHeight="251665408" behindDoc="0" locked="0" layoutInCell="1" allowOverlap="1" wp14:anchorId="75E8031E" wp14:editId="0E77FC50">
            <wp:simplePos x="0" y="0"/>
            <wp:positionH relativeFrom="column">
              <wp:posOffset>209550</wp:posOffset>
            </wp:positionH>
            <wp:positionV relativeFrom="paragraph">
              <wp:posOffset>379730</wp:posOffset>
            </wp:positionV>
            <wp:extent cx="5943600" cy="1372235"/>
            <wp:effectExtent l="0" t="0" r="0" b="0"/>
            <wp:wrapTopAndBottom/>
            <wp:docPr id="21" name="Picture 21" descr="C:\Users\ASUS\Pictures\Screenshots\Screenshot 2024-09-15 212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Pictures\Screenshots\Screenshot 2024-09-15 21213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72235"/>
                    </a:xfrm>
                    <a:prstGeom prst="rect">
                      <a:avLst/>
                    </a:prstGeom>
                    <a:noFill/>
                    <a:ln>
                      <a:noFill/>
                    </a:ln>
                  </pic:spPr>
                </pic:pic>
              </a:graphicData>
            </a:graphic>
          </wp:anchor>
        </w:drawing>
      </w:r>
      <w:r w:rsidR="007A48AA" w:rsidRPr="000C2838">
        <w:rPr>
          <w:b/>
          <w:bCs/>
          <w:sz w:val="24"/>
          <w:szCs w:val="24"/>
        </w:rPr>
        <w:t>Git branch [branch-name]:</w:t>
      </w:r>
    </w:p>
    <w:p w14:paraId="7ACEC80C" w14:textId="6A3690FE" w:rsidR="005207DB" w:rsidRDefault="005207DB" w:rsidP="005207DB">
      <w:pPr>
        <w:spacing w:line="360" w:lineRule="auto"/>
        <w:ind w:left="1440"/>
        <w:jc w:val="both"/>
      </w:pPr>
    </w:p>
    <w:p w14:paraId="31536562" w14:textId="4264096E" w:rsidR="007A48AA" w:rsidRDefault="007A48AA" w:rsidP="007A48AA">
      <w:pPr>
        <w:pStyle w:val="ListParagraph"/>
        <w:spacing w:line="360" w:lineRule="auto"/>
        <w:ind w:left="1440"/>
        <w:jc w:val="both"/>
      </w:pPr>
      <w:r>
        <w:t>Mô tả: Tạo một nhánh mới tại commit hiện tại với tên được chỉ định.</w:t>
      </w:r>
    </w:p>
    <w:p w14:paraId="67652229" w14:textId="5BA1EA6C" w:rsidR="007A48AA" w:rsidRDefault="007A48AA" w:rsidP="007A48AA">
      <w:pPr>
        <w:pStyle w:val="ListParagraph"/>
        <w:spacing w:line="360" w:lineRule="auto"/>
        <w:ind w:left="1440"/>
        <w:jc w:val="both"/>
      </w:pPr>
      <w:r>
        <w:t>Tác dụng: Tạo một nhánh riêng biệt để làm việc độc lập mà không ảnh hưởng đến nhánh chính.</w:t>
      </w:r>
    </w:p>
    <w:p w14:paraId="2DDC7CA0" w14:textId="01926ADC" w:rsidR="007A48AA" w:rsidRDefault="007A48AA" w:rsidP="007A48AA">
      <w:pPr>
        <w:pStyle w:val="ListParagraph"/>
        <w:spacing w:line="360" w:lineRule="auto"/>
        <w:ind w:left="1440"/>
        <w:jc w:val="both"/>
      </w:pPr>
    </w:p>
    <w:p w14:paraId="7EA5D805" w14:textId="3A2578A0" w:rsidR="007A48AA" w:rsidRDefault="00923F43" w:rsidP="00125887">
      <w:pPr>
        <w:pStyle w:val="ListParagraph"/>
        <w:numPr>
          <w:ilvl w:val="0"/>
          <w:numId w:val="7"/>
        </w:numPr>
        <w:spacing w:line="360" w:lineRule="auto"/>
        <w:jc w:val="both"/>
      </w:pPr>
      <w:r w:rsidRPr="005207DB">
        <w:rPr>
          <w:noProof/>
          <w:lang w:val="vi-VN" w:eastAsia="vi-VN" w:bidi="ar-SA"/>
        </w:rPr>
        <w:drawing>
          <wp:anchor distT="0" distB="0" distL="114300" distR="114300" simplePos="0" relativeHeight="251674624" behindDoc="0" locked="0" layoutInCell="1" allowOverlap="1" wp14:anchorId="04C9C9CA" wp14:editId="4A915B7B">
            <wp:simplePos x="0" y="0"/>
            <wp:positionH relativeFrom="margin">
              <wp:align>right</wp:align>
            </wp:positionH>
            <wp:positionV relativeFrom="paragraph">
              <wp:posOffset>391795</wp:posOffset>
            </wp:positionV>
            <wp:extent cx="5943600" cy="1673461"/>
            <wp:effectExtent l="0" t="0" r="0" b="3175"/>
            <wp:wrapTopAndBottom/>
            <wp:docPr id="22" name="Picture 22" descr="C:\Users\ASUS\Pictures\Screenshots\Screenshot 2024-09-15 212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Pictures\Screenshots\Screenshot 2024-09-15 21220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73461"/>
                    </a:xfrm>
                    <a:prstGeom prst="rect">
                      <a:avLst/>
                    </a:prstGeom>
                    <a:noFill/>
                    <a:ln>
                      <a:noFill/>
                    </a:ln>
                  </pic:spPr>
                </pic:pic>
              </a:graphicData>
            </a:graphic>
          </wp:anchor>
        </w:drawing>
      </w:r>
      <w:r w:rsidR="007A48AA">
        <w:t>Git checkout:</w:t>
      </w:r>
    </w:p>
    <w:p w14:paraId="25D63054" w14:textId="7E1D03BE" w:rsidR="005207DB" w:rsidRDefault="005207DB" w:rsidP="005207DB">
      <w:pPr>
        <w:spacing w:line="360" w:lineRule="auto"/>
        <w:ind w:left="1440"/>
        <w:jc w:val="both"/>
      </w:pPr>
    </w:p>
    <w:p w14:paraId="3B5D261D" w14:textId="2C684590" w:rsidR="007A48AA" w:rsidRDefault="007A48AA" w:rsidP="007A48AA">
      <w:pPr>
        <w:pStyle w:val="ListParagraph"/>
        <w:spacing w:line="360" w:lineRule="auto"/>
        <w:ind w:left="1440"/>
        <w:jc w:val="both"/>
      </w:pPr>
      <w:r w:rsidRPr="00430EA1">
        <w:t>Mô tả: Chuyển sang một n</w:t>
      </w:r>
      <w:r>
        <w:t>hánh khác và kiểm tra nội dung của nó vào thư mục làm việc.</w:t>
      </w:r>
    </w:p>
    <w:p w14:paraId="7F8BE865" w14:textId="3AB60728" w:rsidR="007A48AA" w:rsidRPr="000C2838" w:rsidRDefault="007A48AA" w:rsidP="007A48AA">
      <w:pPr>
        <w:pStyle w:val="ListParagraph"/>
        <w:spacing w:line="360" w:lineRule="auto"/>
        <w:ind w:left="1440"/>
        <w:jc w:val="both"/>
        <w:rPr>
          <w:b/>
          <w:bCs/>
          <w:sz w:val="24"/>
          <w:szCs w:val="24"/>
        </w:rPr>
      </w:pPr>
      <w:r>
        <w:t>Tác dụng: Dùng để chuyển giữa các nhánh và làm việc trên các nhánh khác nhau mà không ảnh hưởng đến nhánh hiện tại.</w:t>
      </w:r>
    </w:p>
    <w:p w14:paraId="355F5DEF" w14:textId="15747499" w:rsidR="007A48AA" w:rsidRDefault="007A48AA" w:rsidP="007A48AA">
      <w:pPr>
        <w:pStyle w:val="ListParagraph"/>
        <w:spacing w:line="360" w:lineRule="auto"/>
        <w:ind w:left="1440"/>
        <w:jc w:val="both"/>
      </w:pPr>
    </w:p>
    <w:p w14:paraId="26A35B63" w14:textId="2ECA432F" w:rsidR="007A48AA" w:rsidRPr="000C2838" w:rsidRDefault="009814F9" w:rsidP="00125887">
      <w:pPr>
        <w:pStyle w:val="ListParagraph"/>
        <w:numPr>
          <w:ilvl w:val="0"/>
          <w:numId w:val="7"/>
        </w:numPr>
        <w:spacing w:line="360" w:lineRule="auto"/>
        <w:jc w:val="both"/>
        <w:rPr>
          <w:b/>
          <w:bCs/>
          <w:sz w:val="24"/>
          <w:szCs w:val="24"/>
        </w:rPr>
      </w:pPr>
      <w:r w:rsidRPr="000C2838">
        <w:rPr>
          <w:b/>
          <w:bCs/>
          <w:noProof/>
          <w:sz w:val="24"/>
          <w:szCs w:val="24"/>
          <w:lang w:val="vi-VN" w:eastAsia="vi-VN" w:bidi="ar-SA"/>
        </w:rPr>
        <w:drawing>
          <wp:anchor distT="0" distB="0" distL="114300" distR="114300" simplePos="0" relativeHeight="251664384" behindDoc="0" locked="0" layoutInCell="1" allowOverlap="1" wp14:anchorId="3DB22BDC" wp14:editId="6F2EB837">
            <wp:simplePos x="0" y="0"/>
            <wp:positionH relativeFrom="margin">
              <wp:posOffset>-123825</wp:posOffset>
            </wp:positionH>
            <wp:positionV relativeFrom="paragraph">
              <wp:posOffset>323215</wp:posOffset>
            </wp:positionV>
            <wp:extent cx="5943600" cy="287020"/>
            <wp:effectExtent l="0" t="0" r="0" b="0"/>
            <wp:wrapTopAndBottom/>
            <wp:docPr id="25" name="Picture 25" descr="C:\Users\ASUS\Pictures\Screenshots\Screenshot 2024-09-15 212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Pictures\Screenshots\Screenshot 2024-09-15 2125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7020"/>
                    </a:xfrm>
                    <a:prstGeom prst="rect">
                      <a:avLst/>
                    </a:prstGeom>
                    <a:noFill/>
                    <a:ln>
                      <a:noFill/>
                    </a:ln>
                  </pic:spPr>
                </pic:pic>
              </a:graphicData>
            </a:graphic>
          </wp:anchor>
        </w:drawing>
      </w:r>
      <w:r w:rsidR="007A48AA" w:rsidRPr="000C2838">
        <w:rPr>
          <w:b/>
          <w:bCs/>
          <w:sz w:val="24"/>
          <w:szCs w:val="24"/>
        </w:rPr>
        <w:t>Git merge [branch]:</w:t>
      </w:r>
    </w:p>
    <w:p w14:paraId="6F2870D1" w14:textId="41A65F9E" w:rsidR="009814F9" w:rsidRDefault="009814F9" w:rsidP="009814F9">
      <w:pPr>
        <w:spacing w:line="360" w:lineRule="auto"/>
        <w:jc w:val="both"/>
      </w:pPr>
    </w:p>
    <w:p w14:paraId="1F0A8968" w14:textId="726F2ABD" w:rsidR="009814F9" w:rsidRDefault="009814F9" w:rsidP="009814F9">
      <w:pPr>
        <w:spacing w:line="360" w:lineRule="auto"/>
        <w:jc w:val="both"/>
      </w:pPr>
    </w:p>
    <w:p w14:paraId="082A22C9" w14:textId="65E6814A" w:rsidR="009814F9" w:rsidRDefault="009814F9" w:rsidP="009814F9">
      <w:pPr>
        <w:spacing w:line="360" w:lineRule="auto"/>
        <w:jc w:val="both"/>
      </w:pPr>
    </w:p>
    <w:p w14:paraId="374DD2B5" w14:textId="5FD98F0B" w:rsidR="009814F9" w:rsidRDefault="009814F9" w:rsidP="009814F9">
      <w:pPr>
        <w:spacing w:line="360" w:lineRule="auto"/>
        <w:jc w:val="both"/>
      </w:pPr>
    </w:p>
    <w:p w14:paraId="63EB7439" w14:textId="17EEEDA6" w:rsidR="009814F9" w:rsidRDefault="009814F9" w:rsidP="009814F9">
      <w:pPr>
        <w:spacing w:line="360" w:lineRule="auto"/>
        <w:jc w:val="both"/>
      </w:pPr>
    </w:p>
    <w:p w14:paraId="311DB30E" w14:textId="27C83E26" w:rsidR="009814F9" w:rsidRDefault="009814F9" w:rsidP="009814F9">
      <w:pPr>
        <w:spacing w:line="360" w:lineRule="auto"/>
        <w:jc w:val="both"/>
      </w:pPr>
    </w:p>
    <w:p w14:paraId="034D1520" w14:textId="2A5F5EE5" w:rsidR="005207DB" w:rsidRDefault="009814F9" w:rsidP="005207DB">
      <w:pPr>
        <w:spacing w:line="360" w:lineRule="auto"/>
        <w:ind w:left="1440"/>
        <w:jc w:val="both"/>
      </w:pPr>
      <w:r w:rsidRPr="005207DB">
        <w:rPr>
          <w:noProof/>
          <w:lang w:val="vi-VN" w:eastAsia="vi-VN" w:bidi="ar-SA"/>
        </w:rPr>
        <w:lastRenderedPageBreak/>
        <w:drawing>
          <wp:anchor distT="0" distB="0" distL="114300" distR="114300" simplePos="0" relativeHeight="251663360" behindDoc="0" locked="0" layoutInCell="1" allowOverlap="1" wp14:anchorId="62542ECF" wp14:editId="2B0862E2">
            <wp:simplePos x="0" y="0"/>
            <wp:positionH relativeFrom="margin">
              <wp:align>right</wp:align>
            </wp:positionH>
            <wp:positionV relativeFrom="paragraph">
              <wp:posOffset>0</wp:posOffset>
            </wp:positionV>
            <wp:extent cx="5943600" cy="2628900"/>
            <wp:effectExtent l="0" t="0" r="0" b="0"/>
            <wp:wrapTopAndBottom/>
            <wp:docPr id="26" name="Picture 26" descr="C:\Users\ASUS\Pictures\Screenshots\Screenshot 2024-09-15 21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Pictures\Screenshots\Screenshot 2024-09-15 21253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anchor>
        </w:drawing>
      </w:r>
      <w:r w:rsidRPr="005207DB">
        <w:rPr>
          <w:noProof/>
          <w:lang w:val="vi-VN" w:eastAsia="vi-VN" w:bidi="ar-SA"/>
        </w:rPr>
        <w:drawing>
          <wp:anchor distT="0" distB="0" distL="114300" distR="114300" simplePos="0" relativeHeight="251662336" behindDoc="0" locked="0" layoutInCell="1" allowOverlap="1" wp14:anchorId="286307D6" wp14:editId="5BA60CA8">
            <wp:simplePos x="0" y="0"/>
            <wp:positionH relativeFrom="column">
              <wp:posOffset>9525</wp:posOffset>
            </wp:positionH>
            <wp:positionV relativeFrom="paragraph">
              <wp:posOffset>3295650</wp:posOffset>
            </wp:positionV>
            <wp:extent cx="5943600" cy="3034665"/>
            <wp:effectExtent l="0" t="0" r="0" b="0"/>
            <wp:wrapTopAndBottom/>
            <wp:docPr id="27" name="Picture 27" descr="C:\Users\ASUS\Pictures\Screenshots\Screenshot 2024-09-15 21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Pictures\Screenshots\Screenshot 2024-09-15 2126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34665"/>
                    </a:xfrm>
                    <a:prstGeom prst="rect">
                      <a:avLst/>
                    </a:prstGeom>
                    <a:noFill/>
                    <a:ln>
                      <a:noFill/>
                    </a:ln>
                  </pic:spPr>
                </pic:pic>
              </a:graphicData>
            </a:graphic>
          </wp:anchor>
        </w:drawing>
      </w:r>
    </w:p>
    <w:p w14:paraId="63F5BC54" w14:textId="57EEBC7A" w:rsidR="007A48AA" w:rsidRDefault="007A48AA" w:rsidP="007A48AA">
      <w:pPr>
        <w:pStyle w:val="ListParagraph"/>
        <w:spacing w:line="360" w:lineRule="auto"/>
        <w:ind w:left="1440"/>
        <w:jc w:val="both"/>
      </w:pPr>
      <w:r>
        <w:t>Mô tả: Gộp lịch sử của nhánh được chỉ định vào nhánh hiện tại.</w:t>
      </w:r>
    </w:p>
    <w:p w14:paraId="6546DAC6" w14:textId="460D7E87" w:rsidR="007A48AA" w:rsidRDefault="007A48AA" w:rsidP="007A48AA">
      <w:pPr>
        <w:pStyle w:val="ListParagraph"/>
        <w:spacing w:line="360" w:lineRule="auto"/>
        <w:ind w:left="1440"/>
        <w:jc w:val="both"/>
      </w:pPr>
      <w:r>
        <w:t>Tác dụng: Khi đã hoàn thành công việc trên một nhánh riêng biệt, lệnh này sẽ hợp nhất cac thay đổi của nhánh đó vào nhánh hiện tại.</w:t>
      </w:r>
    </w:p>
    <w:p w14:paraId="6A43CC39" w14:textId="2546D586" w:rsidR="007A48AA" w:rsidRDefault="007A48AA" w:rsidP="007A48AA">
      <w:pPr>
        <w:pStyle w:val="ListParagraph"/>
        <w:spacing w:line="360" w:lineRule="auto"/>
        <w:ind w:left="1440"/>
        <w:jc w:val="both"/>
      </w:pPr>
    </w:p>
    <w:p w14:paraId="45FE8EEF" w14:textId="607F7930" w:rsidR="007A48AA" w:rsidRPr="000C2838" w:rsidRDefault="007A48AA" w:rsidP="00125887">
      <w:pPr>
        <w:pStyle w:val="ListParagraph"/>
        <w:numPr>
          <w:ilvl w:val="0"/>
          <w:numId w:val="7"/>
        </w:numPr>
        <w:spacing w:line="360" w:lineRule="auto"/>
        <w:jc w:val="both"/>
        <w:rPr>
          <w:b/>
          <w:bCs/>
          <w:sz w:val="24"/>
          <w:szCs w:val="24"/>
        </w:rPr>
      </w:pPr>
      <w:r w:rsidRPr="000C2838">
        <w:rPr>
          <w:b/>
          <w:bCs/>
          <w:sz w:val="24"/>
          <w:szCs w:val="24"/>
        </w:rPr>
        <w:t>Git log:</w:t>
      </w:r>
    </w:p>
    <w:p w14:paraId="21D4AF3C" w14:textId="48D4CCEC" w:rsidR="00E06F86" w:rsidRDefault="009814F9" w:rsidP="00E06F86">
      <w:pPr>
        <w:pStyle w:val="ListParagraph"/>
        <w:spacing w:line="360" w:lineRule="auto"/>
        <w:ind w:left="1800"/>
        <w:jc w:val="both"/>
      </w:pPr>
      <w:r w:rsidRPr="00EE7794">
        <w:rPr>
          <w:noProof/>
        </w:rPr>
        <w:lastRenderedPageBreak/>
        <w:drawing>
          <wp:anchor distT="0" distB="0" distL="114300" distR="114300" simplePos="0" relativeHeight="251661312" behindDoc="0" locked="0" layoutInCell="1" allowOverlap="1" wp14:anchorId="3911DEF7" wp14:editId="07631E76">
            <wp:simplePos x="0" y="0"/>
            <wp:positionH relativeFrom="margin">
              <wp:align>right</wp:align>
            </wp:positionH>
            <wp:positionV relativeFrom="paragraph">
              <wp:posOffset>134620</wp:posOffset>
            </wp:positionV>
            <wp:extent cx="5943600" cy="3727450"/>
            <wp:effectExtent l="0" t="0" r="0" b="6350"/>
            <wp:wrapTopAndBottom/>
            <wp:docPr id="52760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09415"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anchor>
        </w:drawing>
      </w:r>
    </w:p>
    <w:p w14:paraId="51BE33B3" w14:textId="2377DFE3" w:rsidR="007A48AA" w:rsidRDefault="007A48AA" w:rsidP="007A48AA">
      <w:pPr>
        <w:pStyle w:val="ListParagraph"/>
        <w:spacing w:line="360" w:lineRule="auto"/>
        <w:ind w:left="1440"/>
        <w:jc w:val="both"/>
      </w:pPr>
      <w:r w:rsidRPr="00F83C48">
        <w:t>Mô tả: Hiển thị toà</w:t>
      </w:r>
      <w:r>
        <w:t>n bộ các commit trong lịch sử của nhánh hiện tại.</w:t>
      </w:r>
    </w:p>
    <w:p w14:paraId="08D241CF" w14:textId="377EA117" w:rsidR="007A48AA" w:rsidRPr="00F83C48" w:rsidRDefault="007A48AA" w:rsidP="007A48AA">
      <w:pPr>
        <w:pStyle w:val="ListParagraph"/>
        <w:spacing w:line="360" w:lineRule="auto"/>
        <w:ind w:left="1440"/>
        <w:jc w:val="both"/>
      </w:pPr>
      <w:r>
        <w:t>Tác dụng: Xem lại lịch sử các lần commit trên nhánh đang làm việc.</w:t>
      </w:r>
    </w:p>
    <w:p w14:paraId="63A5C940" w14:textId="5CA9E629" w:rsidR="007A48AA" w:rsidRDefault="007A48AA" w:rsidP="007A48AA">
      <w:pPr>
        <w:spacing w:line="360" w:lineRule="auto"/>
      </w:pPr>
    </w:p>
    <w:p w14:paraId="3AB9AE89" w14:textId="77777777" w:rsidR="003932FD" w:rsidRDefault="003932FD" w:rsidP="007A48AA">
      <w:pPr>
        <w:spacing w:line="360" w:lineRule="auto"/>
      </w:pPr>
    </w:p>
    <w:p w14:paraId="6ECA4341" w14:textId="77777777" w:rsidR="003932FD" w:rsidRDefault="003932FD" w:rsidP="007A48AA">
      <w:pPr>
        <w:spacing w:line="360" w:lineRule="auto"/>
      </w:pPr>
    </w:p>
    <w:p w14:paraId="1D838FED" w14:textId="77777777" w:rsidR="003932FD" w:rsidRDefault="003932FD" w:rsidP="007A48AA">
      <w:pPr>
        <w:spacing w:line="360" w:lineRule="auto"/>
      </w:pPr>
    </w:p>
    <w:p w14:paraId="24BA1807" w14:textId="77777777" w:rsidR="003932FD" w:rsidRDefault="003932FD" w:rsidP="007A48AA">
      <w:pPr>
        <w:spacing w:line="360" w:lineRule="auto"/>
      </w:pPr>
    </w:p>
    <w:p w14:paraId="206BCF6C" w14:textId="77777777" w:rsidR="003932FD" w:rsidRDefault="003932FD" w:rsidP="007A48AA">
      <w:pPr>
        <w:spacing w:line="360" w:lineRule="auto"/>
      </w:pPr>
    </w:p>
    <w:p w14:paraId="400326BE" w14:textId="77777777" w:rsidR="003932FD" w:rsidRDefault="003932FD" w:rsidP="007A48AA">
      <w:pPr>
        <w:spacing w:line="360" w:lineRule="auto"/>
      </w:pPr>
    </w:p>
    <w:p w14:paraId="078816A1" w14:textId="77777777" w:rsidR="003932FD" w:rsidRDefault="003932FD" w:rsidP="007A48AA">
      <w:pPr>
        <w:spacing w:line="360" w:lineRule="auto"/>
      </w:pPr>
    </w:p>
    <w:p w14:paraId="3B99DB4A" w14:textId="77777777" w:rsidR="003932FD" w:rsidRDefault="003932FD" w:rsidP="007A48AA">
      <w:pPr>
        <w:spacing w:line="360" w:lineRule="auto"/>
      </w:pPr>
    </w:p>
    <w:p w14:paraId="1EBCD97C" w14:textId="0B5C138C" w:rsidR="003932FD" w:rsidRPr="003932FD" w:rsidRDefault="003932FD" w:rsidP="003932FD">
      <w:pPr>
        <w:spacing w:line="360" w:lineRule="auto"/>
        <w:jc w:val="center"/>
        <w:rPr>
          <w:b/>
          <w:bCs/>
          <w:color w:val="FF0000"/>
          <w:sz w:val="36"/>
          <w:szCs w:val="36"/>
        </w:rPr>
      </w:pPr>
      <w:r w:rsidRPr="003932FD">
        <w:rPr>
          <w:b/>
          <w:bCs/>
          <w:color w:val="FF0000"/>
          <w:sz w:val="36"/>
          <w:szCs w:val="36"/>
        </w:rPr>
        <w:lastRenderedPageBreak/>
        <w:t>Chương 3: Tổng kết</w:t>
      </w:r>
    </w:p>
    <w:p w14:paraId="0B085890" w14:textId="77777777" w:rsidR="003932FD" w:rsidRDefault="003932FD" w:rsidP="007A48AA">
      <w:pPr>
        <w:spacing w:line="360" w:lineRule="auto"/>
      </w:pPr>
    </w:p>
    <w:p w14:paraId="05667450" w14:textId="5609A4F0" w:rsidR="003932FD" w:rsidRPr="003932FD" w:rsidRDefault="003932FD" w:rsidP="003932FD">
      <w:pPr>
        <w:spacing w:line="360" w:lineRule="auto"/>
        <w:jc w:val="both"/>
        <w:rPr>
          <w:sz w:val="26"/>
          <w:szCs w:val="26"/>
        </w:rPr>
      </w:pPr>
      <w:r w:rsidRPr="003932FD">
        <w:rPr>
          <w:sz w:val="26"/>
          <w:szCs w:val="26"/>
        </w:rPr>
        <w:t xml:space="preserve">Qua 2 chương của bài báo cáo này, ta đã giới thiệu về Git và GitHub, tìm hiểu các tập lệnh cơ bản của Git </w:t>
      </w:r>
      <w:r w:rsidR="009179D9">
        <w:rPr>
          <w:sz w:val="26"/>
          <w:szCs w:val="26"/>
        </w:rPr>
        <w:t>cũng như</w:t>
      </w:r>
      <w:r w:rsidRPr="003932FD">
        <w:rPr>
          <w:sz w:val="26"/>
          <w:szCs w:val="26"/>
        </w:rPr>
        <w:t xml:space="preserve"> nắm được tầm quan trọng của các công cụ này trong việc quản lý mã nguồn cũng như phát triển hệ thống. Trong thực tế, việc sử dụng Git và GitHub đã trở thành tiêu chuẩn công nghiệp, không chỉ giúp tối ưu hóa quy trình phát triển phần mềm mà còn nâng cao khả năng tổ chức và làm việc nhóm. Việc thành thạo các công cụ này không chỉ giúp cho các lập trình viên cá nhân mà còn mang lại lợi ích lớn cho accs tổ chức trong việc phát triển và duy trì các dự án phần mềm lớn.</w:t>
      </w:r>
    </w:p>
    <w:p w14:paraId="1BC086C1" w14:textId="545F82C5" w:rsidR="003932FD" w:rsidRDefault="003932FD" w:rsidP="003932FD">
      <w:pPr>
        <w:spacing w:line="360" w:lineRule="auto"/>
        <w:jc w:val="both"/>
        <w:rPr>
          <w:sz w:val="26"/>
          <w:szCs w:val="26"/>
        </w:rPr>
      </w:pPr>
      <w:r w:rsidRPr="003932FD">
        <w:rPr>
          <w:sz w:val="26"/>
          <w:szCs w:val="26"/>
        </w:rPr>
        <w:t>Tóm lại, Git và GitHub là những công cụ không thể thiếu đối với các lập trình viên hiện đại, đặc biệt trong bối cảnh các dự án mã nguồn mở và các hệ thống phân tán ngày càng trở nên phổ biến. Việc áp dụng và khai thác tối đa những tính năng của Git và GitHub mang lại sẽ góp phần nâng cao hiệu suất làm việc và chất lượng sản phẩm làm ra.</w:t>
      </w:r>
    </w:p>
    <w:p w14:paraId="7B0366CD" w14:textId="77777777" w:rsidR="000E067F" w:rsidRDefault="000E067F" w:rsidP="003932FD">
      <w:pPr>
        <w:spacing w:line="360" w:lineRule="auto"/>
        <w:jc w:val="both"/>
        <w:rPr>
          <w:sz w:val="26"/>
          <w:szCs w:val="26"/>
        </w:rPr>
      </w:pPr>
    </w:p>
    <w:p w14:paraId="274C43E0" w14:textId="77777777" w:rsidR="000E067F" w:rsidRDefault="000E067F" w:rsidP="003932FD">
      <w:pPr>
        <w:spacing w:line="360" w:lineRule="auto"/>
        <w:jc w:val="both"/>
        <w:rPr>
          <w:sz w:val="26"/>
          <w:szCs w:val="26"/>
        </w:rPr>
      </w:pPr>
    </w:p>
    <w:p w14:paraId="01544A60" w14:textId="77777777" w:rsidR="000E067F" w:rsidRDefault="000E067F" w:rsidP="003932FD">
      <w:pPr>
        <w:spacing w:line="360" w:lineRule="auto"/>
        <w:jc w:val="both"/>
        <w:rPr>
          <w:sz w:val="26"/>
          <w:szCs w:val="26"/>
        </w:rPr>
      </w:pPr>
    </w:p>
    <w:p w14:paraId="75F9BB5F" w14:textId="77777777" w:rsidR="000E067F" w:rsidRDefault="000E067F" w:rsidP="003932FD">
      <w:pPr>
        <w:spacing w:line="360" w:lineRule="auto"/>
        <w:jc w:val="both"/>
        <w:rPr>
          <w:sz w:val="26"/>
          <w:szCs w:val="26"/>
        </w:rPr>
      </w:pPr>
    </w:p>
    <w:p w14:paraId="04FF42C8" w14:textId="77777777" w:rsidR="000E067F" w:rsidRDefault="000E067F" w:rsidP="003932FD">
      <w:pPr>
        <w:spacing w:line="360" w:lineRule="auto"/>
        <w:jc w:val="both"/>
        <w:rPr>
          <w:sz w:val="26"/>
          <w:szCs w:val="26"/>
        </w:rPr>
      </w:pPr>
    </w:p>
    <w:p w14:paraId="6FBA7B71" w14:textId="77777777" w:rsidR="000E067F" w:rsidRDefault="000E067F" w:rsidP="003932FD">
      <w:pPr>
        <w:spacing w:line="360" w:lineRule="auto"/>
        <w:jc w:val="both"/>
        <w:rPr>
          <w:sz w:val="26"/>
          <w:szCs w:val="26"/>
        </w:rPr>
      </w:pPr>
    </w:p>
    <w:p w14:paraId="0D57473B" w14:textId="77777777" w:rsidR="000E067F" w:rsidRDefault="000E067F" w:rsidP="003932FD">
      <w:pPr>
        <w:spacing w:line="360" w:lineRule="auto"/>
        <w:jc w:val="both"/>
        <w:rPr>
          <w:sz w:val="26"/>
          <w:szCs w:val="26"/>
        </w:rPr>
      </w:pPr>
    </w:p>
    <w:p w14:paraId="04C45097" w14:textId="77777777" w:rsidR="000E067F" w:rsidRDefault="000E067F" w:rsidP="003932FD">
      <w:pPr>
        <w:spacing w:line="360" w:lineRule="auto"/>
        <w:jc w:val="both"/>
        <w:rPr>
          <w:sz w:val="26"/>
          <w:szCs w:val="26"/>
        </w:rPr>
      </w:pPr>
    </w:p>
    <w:p w14:paraId="080ACB2F" w14:textId="77777777" w:rsidR="000E067F" w:rsidRDefault="000E067F" w:rsidP="003932FD">
      <w:pPr>
        <w:spacing w:line="360" w:lineRule="auto"/>
        <w:jc w:val="both"/>
        <w:rPr>
          <w:sz w:val="26"/>
          <w:szCs w:val="26"/>
        </w:rPr>
      </w:pPr>
    </w:p>
    <w:p w14:paraId="1C89DF85" w14:textId="23CB94E3" w:rsidR="000E067F" w:rsidRPr="0090383E" w:rsidRDefault="000E067F" w:rsidP="0090383E">
      <w:pPr>
        <w:spacing w:line="360" w:lineRule="auto"/>
        <w:jc w:val="center"/>
        <w:rPr>
          <w:b/>
          <w:bCs/>
          <w:color w:val="FF0000"/>
          <w:sz w:val="36"/>
          <w:szCs w:val="36"/>
        </w:rPr>
      </w:pPr>
      <w:r w:rsidRPr="0090383E">
        <w:rPr>
          <w:b/>
          <w:bCs/>
          <w:color w:val="FF0000"/>
          <w:sz w:val="36"/>
          <w:szCs w:val="36"/>
        </w:rPr>
        <w:lastRenderedPageBreak/>
        <w:t>Tài liệu tham khảo</w:t>
      </w:r>
    </w:p>
    <w:p w14:paraId="372B50BE" w14:textId="0FD637D7" w:rsidR="000E067F" w:rsidRDefault="000E067F" w:rsidP="003932FD">
      <w:pPr>
        <w:spacing w:line="360" w:lineRule="auto"/>
        <w:jc w:val="both"/>
        <w:rPr>
          <w:sz w:val="26"/>
          <w:szCs w:val="26"/>
        </w:rPr>
      </w:pPr>
      <w:r>
        <w:rPr>
          <w:sz w:val="26"/>
          <w:szCs w:val="26"/>
        </w:rPr>
        <w:t>GeeksforGeeks</w:t>
      </w:r>
      <w:r w:rsidR="0090383E">
        <w:rPr>
          <w:sz w:val="26"/>
          <w:szCs w:val="26"/>
        </w:rPr>
        <w:t xml:space="preserve">: </w:t>
      </w:r>
      <w:hyperlink r:id="rId35" w:history="1">
        <w:r w:rsidR="0090383E" w:rsidRPr="0090383E">
          <w:rPr>
            <w:rStyle w:val="Hyperlink"/>
            <w:sz w:val="26"/>
            <w:szCs w:val="26"/>
          </w:rPr>
          <w:t>An Ultimate Guide to Git and Github - GeeksforGeeks</w:t>
        </w:r>
      </w:hyperlink>
    </w:p>
    <w:p w14:paraId="0281844D" w14:textId="72F8B46B" w:rsidR="0090383E" w:rsidRPr="003932FD" w:rsidRDefault="0090383E" w:rsidP="003932FD">
      <w:pPr>
        <w:spacing w:line="360" w:lineRule="auto"/>
        <w:jc w:val="both"/>
        <w:rPr>
          <w:sz w:val="26"/>
          <w:szCs w:val="26"/>
        </w:rPr>
      </w:pPr>
      <w:r>
        <w:rPr>
          <w:sz w:val="26"/>
          <w:szCs w:val="26"/>
        </w:rPr>
        <w:t xml:space="preserve">Youtube: </w:t>
      </w:r>
      <w:hyperlink r:id="rId36" w:history="1">
        <w:r w:rsidRPr="0090383E">
          <w:rPr>
            <w:rStyle w:val="Hyperlink"/>
            <w:sz w:val="26"/>
            <w:szCs w:val="26"/>
          </w:rPr>
          <w:t>Git and GitHub Tutorial for Beginners (youtube.com)</w:t>
        </w:r>
      </w:hyperlink>
    </w:p>
    <w:sectPr w:rsidR="0090383E" w:rsidRPr="003932FD" w:rsidSect="0058703F">
      <w:headerReference w:type="default" r:id="rId37"/>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E7BC55" w14:textId="77777777" w:rsidR="000068A5" w:rsidRDefault="000068A5" w:rsidP="0058703F">
      <w:pPr>
        <w:spacing w:after="0" w:line="240" w:lineRule="auto"/>
      </w:pPr>
      <w:r>
        <w:separator/>
      </w:r>
    </w:p>
  </w:endnote>
  <w:endnote w:type="continuationSeparator" w:id="0">
    <w:p w14:paraId="6BB564A6" w14:textId="77777777" w:rsidR="000068A5" w:rsidRDefault="000068A5" w:rsidP="0058703F">
      <w:pPr>
        <w:spacing w:after="0" w:line="240" w:lineRule="auto"/>
      </w:pPr>
      <w:r>
        <w:continuationSeparator/>
      </w:r>
    </w:p>
  </w:endnote>
  <w:endnote w:type="continuationNotice" w:id="1">
    <w:p w14:paraId="2C8811D3" w14:textId="77777777" w:rsidR="000068A5" w:rsidRDefault="000068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0"/>
    <w:family w:val="roman"/>
    <w:notTrueType/>
    <w:pitch w:val="default"/>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8425297"/>
      <w:docPartObj>
        <w:docPartGallery w:val="Page Numbers (Bottom of Page)"/>
        <w:docPartUnique/>
      </w:docPartObj>
    </w:sdtPr>
    <w:sdtEndPr>
      <w:rPr>
        <w:noProof/>
      </w:rPr>
    </w:sdtEndPr>
    <w:sdtContent>
      <w:p w14:paraId="74192BA2" w14:textId="2310C573" w:rsidR="0058703F" w:rsidRDefault="0058703F">
        <w:pPr>
          <w:pStyle w:val="Footer"/>
          <w:jc w:val="center"/>
        </w:pPr>
        <w:r>
          <w:fldChar w:fldCharType="begin"/>
        </w:r>
        <w:r>
          <w:instrText xml:space="preserve"> PAGE   \* MERGEFORMAT </w:instrText>
        </w:r>
        <w:r>
          <w:fldChar w:fldCharType="separate"/>
        </w:r>
        <w:r w:rsidR="00A4595E">
          <w:rPr>
            <w:noProof/>
          </w:rPr>
          <w:t>14</w:t>
        </w:r>
        <w:r>
          <w:rPr>
            <w:noProof/>
          </w:rPr>
          <w:fldChar w:fldCharType="end"/>
        </w:r>
      </w:p>
    </w:sdtContent>
  </w:sdt>
  <w:p w14:paraId="2998C516" w14:textId="77777777" w:rsidR="0058703F" w:rsidRDefault="005870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2297B5" w14:textId="77777777" w:rsidR="000068A5" w:rsidRDefault="000068A5" w:rsidP="0058703F">
      <w:pPr>
        <w:spacing w:after="0" w:line="240" w:lineRule="auto"/>
      </w:pPr>
      <w:r>
        <w:separator/>
      </w:r>
    </w:p>
  </w:footnote>
  <w:footnote w:type="continuationSeparator" w:id="0">
    <w:p w14:paraId="64113C8F" w14:textId="77777777" w:rsidR="000068A5" w:rsidRDefault="000068A5" w:rsidP="0058703F">
      <w:pPr>
        <w:spacing w:after="0" w:line="240" w:lineRule="auto"/>
      </w:pPr>
      <w:r>
        <w:continuationSeparator/>
      </w:r>
    </w:p>
  </w:footnote>
  <w:footnote w:type="continuationNotice" w:id="1">
    <w:p w14:paraId="1CC07543" w14:textId="77777777" w:rsidR="000068A5" w:rsidRDefault="000068A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F8C8D" w14:textId="77777777" w:rsidR="00F75DF7" w:rsidRDefault="00F75D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B36AE2"/>
    <w:multiLevelType w:val="hybridMultilevel"/>
    <w:tmpl w:val="CBE24C6C"/>
    <w:lvl w:ilvl="0" w:tplc="1FC2D88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59576E"/>
    <w:multiLevelType w:val="hybridMultilevel"/>
    <w:tmpl w:val="E82A5A6E"/>
    <w:lvl w:ilvl="0" w:tplc="0409000F">
      <w:start w:val="1"/>
      <w:numFmt w:val="decimal"/>
      <w:lvlText w:val="%1."/>
      <w:lvlJc w:val="left"/>
      <w:pPr>
        <w:ind w:left="1132" w:hanging="360"/>
      </w:pPr>
      <w:rPr>
        <w:rFonts w:hint="default"/>
      </w:rPr>
    </w:lvl>
    <w:lvl w:ilvl="1" w:tplc="04090019" w:tentative="1">
      <w:start w:val="1"/>
      <w:numFmt w:val="lowerLetter"/>
      <w:lvlText w:val="%2."/>
      <w:lvlJc w:val="left"/>
      <w:pPr>
        <w:ind w:left="1852" w:hanging="360"/>
      </w:pPr>
    </w:lvl>
    <w:lvl w:ilvl="2" w:tplc="0409001B" w:tentative="1">
      <w:start w:val="1"/>
      <w:numFmt w:val="lowerRoman"/>
      <w:lvlText w:val="%3."/>
      <w:lvlJc w:val="right"/>
      <w:pPr>
        <w:ind w:left="2572" w:hanging="180"/>
      </w:pPr>
    </w:lvl>
    <w:lvl w:ilvl="3" w:tplc="0409000F" w:tentative="1">
      <w:start w:val="1"/>
      <w:numFmt w:val="decimal"/>
      <w:lvlText w:val="%4."/>
      <w:lvlJc w:val="left"/>
      <w:pPr>
        <w:ind w:left="3292" w:hanging="360"/>
      </w:pPr>
    </w:lvl>
    <w:lvl w:ilvl="4" w:tplc="04090019" w:tentative="1">
      <w:start w:val="1"/>
      <w:numFmt w:val="lowerLetter"/>
      <w:lvlText w:val="%5."/>
      <w:lvlJc w:val="left"/>
      <w:pPr>
        <w:ind w:left="4012" w:hanging="360"/>
      </w:pPr>
    </w:lvl>
    <w:lvl w:ilvl="5" w:tplc="0409001B" w:tentative="1">
      <w:start w:val="1"/>
      <w:numFmt w:val="lowerRoman"/>
      <w:lvlText w:val="%6."/>
      <w:lvlJc w:val="right"/>
      <w:pPr>
        <w:ind w:left="4732" w:hanging="180"/>
      </w:pPr>
    </w:lvl>
    <w:lvl w:ilvl="6" w:tplc="0409000F" w:tentative="1">
      <w:start w:val="1"/>
      <w:numFmt w:val="decimal"/>
      <w:lvlText w:val="%7."/>
      <w:lvlJc w:val="left"/>
      <w:pPr>
        <w:ind w:left="5452" w:hanging="360"/>
      </w:pPr>
    </w:lvl>
    <w:lvl w:ilvl="7" w:tplc="04090019" w:tentative="1">
      <w:start w:val="1"/>
      <w:numFmt w:val="lowerLetter"/>
      <w:lvlText w:val="%8."/>
      <w:lvlJc w:val="left"/>
      <w:pPr>
        <w:ind w:left="6172" w:hanging="360"/>
      </w:pPr>
    </w:lvl>
    <w:lvl w:ilvl="8" w:tplc="0409001B" w:tentative="1">
      <w:start w:val="1"/>
      <w:numFmt w:val="lowerRoman"/>
      <w:lvlText w:val="%9."/>
      <w:lvlJc w:val="right"/>
      <w:pPr>
        <w:ind w:left="6892" w:hanging="180"/>
      </w:pPr>
    </w:lvl>
  </w:abstractNum>
  <w:abstractNum w:abstractNumId="2" w15:restartNumberingAfterBreak="0">
    <w:nsid w:val="38C80D72"/>
    <w:multiLevelType w:val="hybridMultilevel"/>
    <w:tmpl w:val="EC480948"/>
    <w:lvl w:ilvl="0" w:tplc="EB8626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D400478"/>
    <w:multiLevelType w:val="hybridMultilevel"/>
    <w:tmpl w:val="58D2D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981A8E"/>
    <w:multiLevelType w:val="hybridMultilevel"/>
    <w:tmpl w:val="05644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0A21EF"/>
    <w:multiLevelType w:val="hybridMultilevel"/>
    <w:tmpl w:val="F84E4B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B3F05FA"/>
    <w:multiLevelType w:val="hybridMultilevel"/>
    <w:tmpl w:val="B346FF30"/>
    <w:lvl w:ilvl="0" w:tplc="187CAE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C9031D"/>
    <w:multiLevelType w:val="hybridMultilevel"/>
    <w:tmpl w:val="5E404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DF12E7"/>
    <w:multiLevelType w:val="hybridMultilevel"/>
    <w:tmpl w:val="DA92D50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52F84C45"/>
    <w:multiLevelType w:val="hybridMultilevel"/>
    <w:tmpl w:val="301A9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194E6E"/>
    <w:multiLevelType w:val="hybridMultilevel"/>
    <w:tmpl w:val="9710B246"/>
    <w:lvl w:ilvl="0" w:tplc="17E8608E">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69164074"/>
    <w:multiLevelType w:val="hybridMultilevel"/>
    <w:tmpl w:val="D778C2A6"/>
    <w:lvl w:ilvl="0" w:tplc="C93ED7FE">
      <w:start w:val="1"/>
      <w:numFmt w:val="upp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9A64243"/>
    <w:multiLevelType w:val="hybridMultilevel"/>
    <w:tmpl w:val="F5B47BF6"/>
    <w:lvl w:ilvl="0" w:tplc="F8B8485A">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6B543D1E"/>
    <w:multiLevelType w:val="hybridMultilevel"/>
    <w:tmpl w:val="B2945D18"/>
    <w:lvl w:ilvl="0" w:tplc="5CA220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DC27F7C"/>
    <w:multiLevelType w:val="hybridMultilevel"/>
    <w:tmpl w:val="78B061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2F72D1E"/>
    <w:multiLevelType w:val="hybridMultilevel"/>
    <w:tmpl w:val="93F6EB22"/>
    <w:lvl w:ilvl="0" w:tplc="D8444932">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40E7F65"/>
    <w:multiLevelType w:val="hybridMultilevel"/>
    <w:tmpl w:val="A7920284"/>
    <w:lvl w:ilvl="0" w:tplc="A052DE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41341F9"/>
    <w:multiLevelType w:val="hybridMultilevel"/>
    <w:tmpl w:val="706EA87E"/>
    <w:lvl w:ilvl="0" w:tplc="708E89B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38016788">
    <w:abstractNumId w:val="7"/>
  </w:num>
  <w:num w:numId="2" w16cid:durableId="1972125919">
    <w:abstractNumId w:val="10"/>
  </w:num>
  <w:num w:numId="3" w16cid:durableId="462888655">
    <w:abstractNumId w:val="12"/>
  </w:num>
  <w:num w:numId="4" w16cid:durableId="615874533">
    <w:abstractNumId w:val="15"/>
  </w:num>
  <w:num w:numId="5" w16cid:durableId="568267030">
    <w:abstractNumId w:val="2"/>
  </w:num>
  <w:num w:numId="6" w16cid:durableId="1257900656">
    <w:abstractNumId w:val="13"/>
  </w:num>
  <w:num w:numId="7" w16cid:durableId="1430547067">
    <w:abstractNumId w:val="16"/>
  </w:num>
  <w:num w:numId="8" w16cid:durableId="679239646">
    <w:abstractNumId w:val="17"/>
  </w:num>
  <w:num w:numId="9" w16cid:durableId="1029530035">
    <w:abstractNumId w:val="14"/>
  </w:num>
  <w:num w:numId="10" w16cid:durableId="1847937150">
    <w:abstractNumId w:val="11"/>
  </w:num>
  <w:num w:numId="11" w16cid:durableId="1703171732">
    <w:abstractNumId w:val="6"/>
  </w:num>
  <w:num w:numId="12" w16cid:durableId="474296938">
    <w:abstractNumId w:val="5"/>
  </w:num>
  <w:num w:numId="13" w16cid:durableId="721442482">
    <w:abstractNumId w:val="8"/>
  </w:num>
  <w:num w:numId="14" w16cid:durableId="446774163">
    <w:abstractNumId w:val="4"/>
  </w:num>
  <w:num w:numId="15" w16cid:durableId="975376438">
    <w:abstractNumId w:val="9"/>
  </w:num>
  <w:num w:numId="16" w16cid:durableId="467628507">
    <w:abstractNumId w:val="3"/>
  </w:num>
  <w:num w:numId="17" w16cid:durableId="285308018">
    <w:abstractNumId w:val="0"/>
  </w:num>
  <w:num w:numId="18" w16cid:durableId="151461224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Võ Hiếu">
    <w15:presenceInfo w15:providerId="Windows Live" w15:userId="c2b9300eeaccd1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C8F"/>
    <w:rsid w:val="00005416"/>
    <w:rsid w:val="000068A5"/>
    <w:rsid w:val="00065D36"/>
    <w:rsid w:val="00066B61"/>
    <w:rsid w:val="00073A34"/>
    <w:rsid w:val="00080102"/>
    <w:rsid w:val="000827A1"/>
    <w:rsid w:val="000B1DB9"/>
    <w:rsid w:val="000C2838"/>
    <w:rsid w:val="000E067F"/>
    <w:rsid w:val="000E6C97"/>
    <w:rsid w:val="001022A0"/>
    <w:rsid w:val="0011339E"/>
    <w:rsid w:val="00123D60"/>
    <w:rsid w:val="00125887"/>
    <w:rsid w:val="00136381"/>
    <w:rsid w:val="001419B7"/>
    <w:rsid w:val="00147516"/>
    <w:rsid w:val="00150CED"/>
    <w:rsid w:val="001937AE"/>
    <w:rsid w:val="001B3A01"/>
    <w:rsid w:val="001C50B5"/>
    <w:rsid w:val="001D17A4"/>
    <w:rsid w:val="001F03E0"/>
    <w:rsid w:val="001F7C8F"/>
    <w:rsid w:val="00200659"/>
    <w:rsid w:val="002063ED"/>
    <w:rsid w:val="0021330D"/>
    <w:rsid w:val="0022570F"/>
    <w:rsid w:val="00236E37"/>
    <w:rsid w:val="00260942"/>
    <w:rsid w:val="00261A1E"/>
    <w:rsid w:val="00270DDE"/>
    <w:rsid w:val="002A3528"/>
    <w:rsid w:val="002A3EAA"/>
    <w:rsid w:val="002B520E"/>
    <w:rsid w:val="002F19D7"/>
    <w:rsid w:val="0032491E"/>
    <w:rsid w:val="00363EAA"/>
    <w:rsid w:val="00370D0E"/>
    <w:rsid w:val="003932FD"/>
    <w:rsid w:val="003D0F00"/>
    <w:rsid w:val="003E019B"/>
    <w:rsid w:val="003F08B8"/>
    <w:rsid w:val="004211EC"/>
    <w:rsid w:val="00430EA1"/>
    <w:rsid w:val="004479E7"/>
    <w:rsid w:val="00473C9D"/>
    <w:rsid w:val="004756EA"/>
    <w:rsid w:val="004775BB"/>
    <w:rsid w:val="00483050"/>
    <w:rsid w:val="004A216A"/>
    <w:rsid w:val="004B43AC"/>
    <w:rsid w:val="005207DB"/>
    <w:rsid w:val="00580C47"/>
    <w:rsid w:val="005850F2"/>
    <w:rsid w:val="0058703F"/>
    <w:rsid w:val="005E0D80"/>
    <w:rsid w:val="005E189A"/>
    <w:rsid w:val="005F23AC"/>
    <w:rsid w:val="006557D6"/>
    <w:rsid w:val="0067676B"/>
    <w:rsid w:val="006B2869"/>
    <w:rsid w:val="006C6DB5"/>
    <w:rsid w:val="006F15A6"/>
    <w:rsid w:val="00734711"/>
    <w:rsid w:val="00752092"/>
    <w:rsid w:val="007544AA"/>
    <w:rsid w:val="00783929"/>
    <w:rsid w:val="007A0270"/>
    <w:rsid w:val="007A48AA"/>
    <w:rsid w:val="007E0A30"/>
    <w:rsid w:val="007F4097"/>
    <w:rsid w:val="008254EA"/>
    <w:rsid w:val="008456BE"/>
    <w:rsid w:val="00857FC5"/>
    <w:rsid w:val="00862EC9"/>
    <w:rsid w:val="00867549"/>
    <w:rsid w:val="00872273"/>
    <w:rsid w:val="0087245B"/>
    <w:rsid w:val="0087367A"/>
    <w:rsid w:val="00877C87"/>
    <w:rsid w:val="008A48B6"/>
    <w:rsid w:val="008B6229"/>
    <w:rsid w:val="008C1F2B"/>
    <w:rsid w:val="008E413C"/>
    <w:rsid w:val="008F403D"/>
    <w:rsid w:val="00901A95"/>
    <w:rsid w:val="009021D6"/>
    <w:rsid w:val="0090383E"/>
    <w:rsid w:val="009179D9"/>
    <w:rsid w:val="00923F43"/>
    <w:rsid w:val="00927EFF"/>
    <w:rsid w:val="009437F1"/>
    <w:rsid w:val="00950E75"/>
    <w:rsid w:val="0096714A"/>
    <w:rsid w:val="00973636"/>
    <w:rsid w:val="009814F9"/>
    <w:rsid w:val="009C2760"/>
    <w:rsid w:val="009E0052"/>
    <w:rsid w:val="009E049C"/>
    <w:rsid w:val="00A23B8D"/>
    <w:rsid w:val="00A300A2"/>
    <w:rsid w:val="00A4595E"/>
    <w:rsid w:val="00A46B80"/>
    <w:rsid w:val="00AD4D6F"/>
    <w:rsid w:val="00AE3049"/>
    <w:rsid w:val="00AE3C2E"/>
    <w:rsid w:val="00B6201A"/>
    <w:rsid w:val="00BC5B5E"/>
    <w:rsid w:val="00BD029B"/>
    <w:rsid w:val="00BD43A1"/>
    <w:rsid w:val="00C1695F"/>
    <w:rsid w:val="00C246C4"/>
    <w:rsid w:val="00C267AB"/>
    <w:rsid w:val="00C57DE6"/>
    <w:rsid w:val="00C61ECD"/>
    <w:rsid w:val="00C9453F"/>
    <w:rsid w:val="00C965E5"/>
    <w:rsid w:val="00CF08FA"/>
    <w:rsid w:val="00D441AF"/>
    <w:rsid w:val="00D52B9D"/>
    <w:rsid w:val="00E06F86"/>
    <w:rsid w:val="00E125E3"/>
    <w:rsid w:val="00E12F12"/>
    <w:rsid w:val="00E15A7C"/>
    <w:rsid w:val="00E2676F"/>
    <w:rsid w:val="00E33D2B"/>
    <w:rsid w:val="00E45C1B"/>
    <w:rsid w:val="00E45F53"/>
    <w:rsid w:val="00E64D68"/>
    <w:rsid w:val="00ED6706"/>
    <w:rsid w:val="00EE7794"/>
    <w:rsid w:val="00F16485"/>
    <w:rsid w:val="00F16D21"/>
    <w:rsid w:val="00F20C7F"/>
    <w:rsid w:val="00F7269F"/>
    <w:rsid w:val="00F75DF7"/>
    <w:rsid w:val="00F83C48"/>
    <w:rsid w:val="00FB268D"/>
    <w:rsid w:val="00FC4751"/>
    <w:rsid w:val="00FF375D"/>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27A8"/>
  <w15:chartTrackingRefBased/>
  <w15:docId w15:val="{41473B1F-9D16-4A4C-9010-201851DCA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7C8F"/>
    <w:pPr>
      <w:ind w:left="720"/>
      <w:contextualSpacing/>
    </w:pPr>
  </w:style>
  <w:style w:type="table" w:styleId="TableGrid">
    <w:name w:val="Table Grid"/>
    <w:basedOn w:val="TableNormal"/>
    <w:uiPriority w:val="39"/>
    <w:rsid w:val="001F7C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491E"/>
    <w:rPr>
      <w:color w:val="0563C1" w:themeColor="hyperlink"/>
      <w:u w:val="single"/>
    </w:rPr>
  </w:style>
  <w:style w:type="character" w:customStyle="1" w:styleId="UnresolvedMention1">
    <w:name w:val="Unresolved Mention1"/>
    <w:basedOn w:val="DefaultParagraphFont"/>
    <w:uiPriority w:val="99"/>
    <w:semiHidden/>
    <w:unhideWhenUsed/>
    <w:rsid w:val="0032491E"/>
    <w:rPr>
      <w:color w:val="605E5C"/>
      <w:shd w:val="clear" w:color="auto" w:fill="E1DFDD"/>
    </w:rPr>
  </w:style>
  <w:style w:type="paragraph" w:styleId="Header">
    <w:name w:val="header"/>
    <w:basedOn w:val="Normal"/>
    <w:link w:val="HeaderChar"/>
    <w:uiPriority w:val="99"/>
    <w:unhideWhenUsed/>
    <w:rsid w:val="005870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03F"/>
  </w:style>
  <w:style w:type="paragraph" w:styleId="Footer">
    <w:name w:val="footer"/>
    <w:basedOn w:val="Normal"/>
    <w:link w:val="FooterChar"/>
    <w:uiPriority w:val="99"/>
    <w:unhideWhenUsed/>
    <w:rsid w:val="005870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03F"/>
  </w:style>
  <w:style w:type="paragraph" w:styleId="Revision">
    <w:name w:val="Revision"/>
    <w:hidden/>
    <w:uiPriority w:val="99"/>
    <w:semiHidden/>
    <w:rsid w:val="00F75DF7"/>
    <w:pPr>
      <w:spacing w:after="0" w:line="240" w:lineRule="auto"/>
    </w:pPr>
  </w:style>
  <w:style w:type="character" w:styleId="UnresolvedMention">
    <w:name w:val="Unresolved Mention"/>
    <w:basedOn w:val="DefaultParagraphFont"/>
    <w:uiPriority w:val="99"/>
    <w:semiHidden/>
    <w:unhideWhenUsed/>
    <w:rsid w:val="009038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04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mailto:23520669@gm.uit.edu.vn"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Dankkar/Hello-worl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youtube.com/watch?v=tRZGeaHPoaw&amp;t=1639s" TargetMode="External"/><Relationship Id="rId10" Type="http://schemas.openxmlformats.org/officeDocument/2006/relationships/hyperlink" Target="mailto:23520517@gm.uit.edu.v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mailto:23520498@gm.uit.edu.v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geeksforgeeks.org/ultimate-guide-git-github/" TargetMode="External"/><Relationship Id="rId8" Type="http://schemas.openxmlformats.org/officeDocument/2006/relationships/hyperlink" Target="mailto:23520552@gm.uit.edu.vn"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18</Pages>
  <Words>1471</Words>
  <Characters>8390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Kha</dc:creator>
  <cp:keywords/>
  <dc:description/>
  <cp:lastModifiedBy>Đăng Kha</cp:lastModifiedBy>
  <cp:revision>19</cp:revision>
  <dcterms:created xsi:type="dcterms:W3CDTF">2024-09-13T13:25:00Z</dcterms:created>
  <dcterms:modified xsi:type="dcterms:W3CDTF">2024-09-17T14:00:00Z</dcterms:modified>
</cp:coreProperties>
</file>