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F37A2" w14:textId="37213B4D" w:rsidR="002F19D7" w:rsidRPr="0032491E" w:rsidRDefault="001F7C8F" w:rsidP="001F7C8F">
      <w:pPr>
        <w:spacing w:line="360" w:lineRule="auto"/>
        <w:jc w:val="center"/>
        <w:rPr>
          <w:b/>
          <w:bCs/>
          <w:sz w:val="48"/>
          <w:szCs w:val="48"/>
        </w:rPr>
      </w:pPr>
      <w:r w:rsidRPr="0032491E">
        <w:rPr>
          <w:b/>
          <w:bCs/>
          <w:sz w:val="48"/>
          <w:szCs w:val="48"/>
        </w:rPr>
        <w:t>BÁO CÁO</w:t>
      </w:r>
    </w:p>
    <w:p w14:paraId="6438B715" w14:textId="5C9F1DCE" w:rsidR="001F7C8F" w:rsidRPr="0032491E" w:rsidRDefault="001F7C8F" w:rsidP="001F7C8F">
      <w:pPr>
        <w:spacing w:line="360" w:lineRule="auto"/>
        <w:jc w:val="center"/>
        <w:rPr>
          <w:b/>
          <w:bCs/>
          <w:sz w:val="48"/>
          <w:szCs w:val="48"/>
        </w:rPr>
      </w:pPr>
      <w:r w:rsidRPr="0032491E">
        <w:rPr>
          <w:b/>
          <w:bCs/>
          <w:sz w:val="48"/>
          <w:szCs w:val="48"/>
        </w:rPr>
        <w:t>MÔN HỌC: KỸ NĂNG NGHỀ NGHIỆP</w:t>
      </w:r>
    </w:p>
    <w:p w14:paraId="4E8C5A8A" w14:textId="6799C5A2" w:rsidR="001F7C8F" w:rsidRDefault="001F7C8F" w:rsidP="001F7C8F">
      <w:pPr>
        <w:spacing w:line="360" w:lineRule="auto"/>
        <w:jc w:val="center"/>
        <w:rPr>
          <w:b/>
          <w:bCs/>
        </w:rPr>
      </w:pPr>
      <w:r w:rsidRPr="0032491E">
        <w:rPr>
          <w:b/>
          <w:bCs/>
          <w:sz w:val="48"/>
          <w:szCs w:val="48"/>
        </w:rPr>
        <w:t>CHỦ ĐỀ: TÌM HIỂU GIT VÀ GITHUB</w:t>
      </w:r>
    </w:p>
    <w:p w14:paraId="56E65E90" w14:textId="3E24F6A0" w:rsidR="001F7C8F" w:rsidRPr="0032491E" w:rsidRDefault="001F7C8F" w:rsidP="001F7C8F">
      <w:pPr>
        <w:spacing w:line="360" w:lineRule="auto"/>
        <w:jc w:val="center"/>
        <w:rPr>
          <w:sz w:val="32"/>
          <w:szCs w:val="32"/>
        </w:rPr>
      </w:pPr>
      <w:r w:rsidRPr="0032491E">
        <w:rPr>
          <w:sz w:val="32"/>
          <w:szCs w:val="32"/>
        </w:rPr>
        <w:t>GVHD: Thái Huy Tân</w:t>
      </w:r>
    </w:p>
    <w:p w14:paraId="0D6803D4" w14:textId="4F23E9D0" w:rsidR="001F7C8F" w:rsidRPr="0032491E" w:rsidRDefault="001F7C8F" w:rsidP="001F7C8F">
      <w:pPr>
        <w:spacing w:line="360" w:lineRule="auto"/>
        <w:jc w:val="center"/>
        <w:rPr>
          <w:sz w:val="32"/>
          <w:szCs w:val="32"/>
        </w:rPr>
      </w:pPr>
      <w:r w:rsidRPr="0032491E">
        <w:rPr>
          <w:sz w:val="32"/>
          <w:szCs w:val="32"/>
        </w:rPr>
        <w:t xml:space="preserve">Ngày </w:t>
      </w:r>
      <w:proofErr w:type="spellStart"/>
      <w:r w:rsidRPr="0032491E">
        <w:rPr>
          <w:sz w:val="32"/>
          <w:szCs w:val="32"/>
        </w:rPr>
        <w:t>báo</w:t>
      </w:r>
      <w:proofErr w:type="spellEnd"/>
      <w:r w:rsidRPr="0032491E">
        <w:rPr>
          <w:sz w:val="32"/>
          <w:szCs w:val="32"/>
        </w:rPr>
        <w:t xml:space="preserve"> </w:t>
      </w:r>
      <w:proofErr w:type="spellStart"/>
      <w:r w:rsidRPr="0032491E">
        <w:rPr>
          <w:sz w:val="32"/>
          <w:szCs w:val="32"/>
        </w:rPr>
        <w:t>cáo</w:t>
      </w:r>
      <w:proofErr w:type="spellEnd"/>
      <w:r w:rsidRPr="0032491E">
        <w:rPr>
          <w:sz w:val="32"/>
          <w:szCs w:val="32"/>
        </w:rPr>
        <w:t>: 13/9/2024</w:t>
      </w:r>
    </w:p>
    <w:p w14:paraId="1DD4BA0C" w14:textId="3213792C" w:rsidR="001F7C8F" w:rsidRPr="0032491E" w:rsidRDefault="001F7C8F" w:rsidP="001F7C8F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8"/>
          <w:u w:val="single"/>
        </w:rPr>
      </w:pPr>
      <w:r w:rsidRPr="0032491E">
        <w:rPr>
          <w:b/>
          <w:bCs/>
          <w:sz w:val="28"/>
          <w:u w:val="single"/>
        </w:rPr>
        <w:t xml:space="preserve">Thông tin </w:t>
      </w:r>
      <w:proofErr w:type="spellStart"/>
      <w:r w:rsidRPr="0032491E">
        <w:rPr>
          <w:b/>
          <w:bCs/>
          <w:sz w:val="28"/>
          <w:u w:val="single"/>
        </w:rPr>
        <w:t>chung</w:t>
      </w:r>
      <w:proofErr w:type="spellEnd"/>
      <w:ins w:id="0" w:author="Võ Hiếu" w:date="2024-09-16T20:39:00Z" w16du:dateUtc="2024-09-16T13:39:00Z">
        <w:r w:rsidR="00CF08FA">
          <w:rPr>
            <w:b/>
            <w:bCs/>
            <w:sz w:val="28"/>
            <w:u w:val="single"/>
          </w:rPr>
          <w:t>:</w:t>
        </w:r>
      </w:ins>
    </w:p>
    <w:p w14:paraId="17CE4EC3" w14:textId="142FAD68" w:rsidR="001F7C8F" w:rsidRDefault="001F7C8F" w:rsidP="001F7C8F">
      <w:pPr>
        <w:pStyle w:val="ListParagraph"/>
        <w:spacing w:line="360" w:lineRule="auto"/>
        <w:jc w:val="both"/>
      </w:pPr>
      <w:proofErr w:type="spellStart"/>
      <w:r>
        <w:t>Lớp</w:t>
      </w:r>
      <w:proofErr w:type="spellEnd"/>
      <w:r>
        <w:t>: SS004.P14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34"/>
        <w:gridCol w:w="2587"/>
        <w:gridCol w:w="2071"/>
        <w:gridCol w:w="2538"/>
      </w:tblGrid>
      <w:tr w:rsidR="0032491E" w14:paraId="51A82178" w14:textId="77777777" w:rsidTr="001F7C8F">
        <w:tc>
          <w:tcPr>
            <w:tcW w:w="1525" w:type="dxa"/>
            <w:vAlign w:val="center"/>
          </w:tcPr>
          <w:p w14:paraId="0DC0DE2D" w14:textId="30F5A09A" w:rsidR="001F7C8F" w:rsidRDefault="001F7C8F" w:rsidP="001F7C8F">
            <w:pPr>
              <w:pStyle w:val="ListParagraph"/>
              <w:spacing w:line="276" w:lineRule="auto"/>
              <w:ind w:left="0"/>
              <w:jc w:val="center"/>
            </w:pPr>
            <w:r>
              <w:t>STT</w:t>
            </w:r>
          </w:p>
        </w:tc>
        <w:tc>
          <w:tcPr>
            <w:tcW w:w="2769" w:type="dxa"/>
            <w:vAlign w:val="center"/>
          </w:tcPr>
          <w:p w14:paraId="3B182C0E" w14:textId="2ED2640C" w:rsidR="001F7C8F" w:rsidRDefault="001F7C8F" w:rsidP="001F7C8F">
            <w:pPr>
              <w:pStyle w:val="ListParagraph"/>
              <w:spacing w:line="276" w:lineRule="auto"/>
              <w:ind w:left="0"/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2169" w:type="dxa"/>
            <w:vAlign w:val="center"/>
          </w:tcPr>
          <w:p w14:paraId="295EE868" w14:textId="5ED4ECCA" w:rsidR="001F7C8F" w:rsidRDefault="001F7C8F" w:rsidP="001F7C8F">
            <w:pPr>
              <w:pStyle w:val="ListParagraph"/>
              <w:spacing w:line="276" w:lineRule="auto"/>
              <w:ind w:left="0"/>
              <w:jc w:val="center"/>
            </w:pPr>
            <w:r>
              <w:t>MSSV</w:t>
            </w:r>
          </w:p>
        </w:tc>
        <w:tc>
          <w:tcPr>
            <w:tcW w:w="2167" w:type="dxa"/>
            <w:vAlign w:val="center"/>
          </w:tcPr>
          <w:p w14:paraId="3906B706" w14:textId="011CF63E" w:rsidR="001F7C8F" w:rsidRDefault="001F7C8F" w:rsidP="001F7C8F">
            <w:pPr>
              <w:pStyle w:val="ListParagraph"/>
              <w:spacing w:line="276" w:lineRule="auto"/>
              <w:ind w:left="0"/>
              <w:jc w:val="center"/>
            </w:pPr>
            <w:r>
              <w:t>Email</w:t>
            </w:r>
          </w:p>
        </w:tc>
      </w:tr>
      <w:tr w:rsidR="0032491E" w14:paraId="73A12589" w14:textId="77777777" w:rsidTr="001F7C8F">
        <w:tc>
          <w:tcPr>
            <w:tcW w:w="1525" w:type="dxa"/>
            <w:vAlign w:val="center"/>
          </w:tcPr>
          <w:p w14:paraId="3A18CC97" w14:textId="4F1F466B" w:rsidR="001F7C8F" w:rsidRDefault="001F7C8F" w:rsidP="001F7C8F">
            <w:pPr>
              <w:pStyle w:val="ListParagraph"/>
              <w:spacing w:line="276" w:lineRule="auto"/>
              <w:ind w:left="0"/>
              <w:jc w:val="center"/>
            </w:pPr>
            <w:r>
              <w:t>1</w:t>
            </w:r>
          </w:p>
        </w:tc>
        <w:tc>
          <w:tcPr>
            <w:tcW w:w="2769" w:type="dxa"/>
            <w:vAlign w:val="center"/>
          </w:tcPr>
          <w:p w14:paraId="646D8815" w14:textId="00DB869B" w:rsidR="001F7C8F" w:rsidRDefault="001F7C8F" w:rsidP="001F7C8F">
            <w:pPr>
              <w:pStyle w:val="ListParagraph"/>
              <w:spacing w:line="276" w:lineRule="auto"/>
              <w:ind w:left="0"/>
              <w:jc w:val="center"/>
            </w:pPr>
            <w:r>
              <w:t xml:space="preserve">Phạm Lê </w:t>
            </w:r>
            <w:proofErr w:type="spellStart"/>
            <w:r>
              <w:t>Đăng</w:t>
            </w:r>
            <w:proofErr w:type="spellEnd"/>
            <w:r>
              <w:t xml:space="preserve"> Kha</w:t>
            </w:r>
          </w:p>
        </w:tc>
        <w:tc>
          <w:tcPr>
            <w:tcW w:w="2169" w:type="dxa"/>
            <w:vAlign w:val="center"/>
          </w:tcPr>
          <w:p w14:paraId="590A758E" w14:textId="1276F9B7" w:rsidR="001F7C8F" w:rsidRDefault="001F7C8F" w:rsidP="001F7C8F">
            <w:pPr>
              <w:pStyle w:val="ListParagraph"/>
              <w:spacing w:line="276" w:lineRule="auto"/>
              <w:ind w:left="0"/>
              <w:jc w:val="center"/>
            </w:pPr>
            <w:r>
              <w:t>23520669</w:t>
            </w:r>
          </w:p>
        </w:tc>
        <w:tc>
          <w:tcPr>
            <w:tcW w:w="2167" w:type="dxa"/>
            <w:vAlign w:val="center"/>
          </w:tcPr>
          <w:p w14:paraId="014C9FF5" w14:textId="7EC65CD1" w:rsidR="001F7C8F" w:rsidRDefault="00000000" w:rsidP="001F7C8F">
            <w:pPr>
              <w:pStyle w:val="ListParagraph"/>
              <w:spacing w:line="276" w:lineRule="auto"/>
              <w:ind w:left="0"/>
              <w:jc w:val="center"/>
            </w:pPr>
            <w:hyperlink r:id="rId7" w:history="1">
              <w:r w:rsidR="0032491E" w:rsidRPr="001F4B2D">
                <w:rPr>
                  <w:rStyle w:val="Hyperlink"/>
                </w:rPr>
                <w:t>23520669@gm.uit.edu.vn</w:t>
              </w:r>
            </w:hyperlink>
          </w:p>
        </w:tc>
      </w:tr>
      <w:tr w:rsidR="0032491E" w14:paraId="6D23EF04" w14:textId="77777777" w:rsidTr="001F7C8F">
        <w:tc>
          <w:tcPr>
            <w:tcW w:w="1525" w:type="dxa"/>
            <w:vAlign w:val="center"/>
          </w:tcPr>
          <w:p w14:paraId="0829E712" w14:textId="7DDD62EA" w:rsidR="001F7C8F" w:rsidRDefault="001F7C8F" w:rsidP="001F7C8F">
            <w:pPr>
              <w:pStyle w:val="ListParagraph"/>
              <w:spacing w:line="276" w:lineRule="auto"/>
              <w:ind w:left="0"/>
              <w:jc w:val="center"/>
            </w:pPr>
            <w:r>
              <w:t>2</w:t>
            </w:r>
          </w:p>
        </w:tc>
        <w:tc>
          <w:tcPr>
            <w:tcW w:w="2769" w:type="dxa"/>
            <w:vAlign w:val="center"/>
          </w:tcPr>
          <w:p w14:paraId="4A924494" w14:textId="152087B6" w:rsidR="001F7C8F" w:rsidRDefault="001F7C8F" w:rsidP="001F7C8F">
            <w:pPr>
              <w:pStyle w:val="ListParagraph"/>
              <w:spacing w:line="276" w:lineRule="auto"/>
              <w:ind w:left="0"/>
              <w:jc w:val="center"/>
            </w:pPr>
            <w:r>
              <w:t xml:space="preserve">Phan </w:t>
            </w:r>
            <w:proofErr w:type="spellStart"/>
            <w:r>
              <w:t>Cảnh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Huân</w:t>
            </w:r>
          </w:p>
        </w:tc>
        <w:tc>
          <w:tcPr>
            <w:tcW w:w="2169" w:type="dxa"/>
            <w:vAlign w:val="center"/>
          </w:tcPr>
          <w:p w14:paraId="685DAD97" w14:textId="2BB658BB" w:rsidR="001F7C8F" w:rsidRDefault="0032491E" w:rsidP="001F7C8F">
            <w:pPr>
              <w:pStyle w:val="ListParagraph"/>
              <w:spacing w:line="276" w:lineRule="auto"/>
              <w:ind w:left="0"/>
              <w:jc w:val="center"/>
            </w:pPr>
            <w:r w:rsidRPr="0032491E">
              <w:t>23520552</w:t>
            </w:r>
          </w:p>
        </w:tc>
        <w:tc>
          <w:tcPr>
            <w:tcW w:w="2167" w:type="dxa"/>
            <w:vAlign w:val="center"/>
          </w:tcPr>
          <w:p w14:paraId="6CD97329" w14:textId="2DCB5FC6" w:rsidR="001F7C8F" w:rsidRDefault="00000000" w:rsidP="001F7C8F">
            <w:pPr>
              <w:pStyle w:val="ListParagraph"/>
              <w:spacing w:line="276" w:lineRule="auto"/>
              <w:ind w:left="0"/>
              <w:jc w:val="center"/>
            </w:pPr>
            <w:hyperlink r:id="rId8" w:history="1">
              <w:r w:rsidR="0032491E" w:rsidRPr="001F4B2D">
                <w:rPr>
                  <w:rStyle w:val="Hyperlink"/>
                </w:rPr>
                <w:t>23520552@gm.uit.edu.vn</w:t>
              </w:r>
            </w:hyperlink>
          </w:p>
        </w:tc>
      </w:tr>
      <w:tr w:rsidR="0032491E" w14:paraId="3325D42F" w14:textId="77777777" w:rsidTr="001F7C8F">
        <w:tc>
          <w:tcPr>
            <w:tcW w:w="1525" w:type="dxa"/>
            <w:vAlign w:val="center"/>
          </w:tcPr>
          <w:p w14:paraId="169567DD" w14:textId="3128B3D4" w:rsidR="001F7C8F" w:rsidRDefault="001F7C8F" w:rsidP="001F7C8F">
            <w:pPr>
              <w:pStyle w:val="ListParagraph"/>
              <w:spacing w:line="276" w:lineRule="auto"/>
              <w:ind w:left="0"/>
              <w:jc w:val="center"/>
            </w:pPr>
            <w:r>
              <w:t>3</w:t>
            </w:r>
          </w:p>
        </w:tc>
        <w:tc>
          <w:tcPr>
            <w:tcW w:w="2769" w:type="dxa"/>
            <w:vAlign w:val="center"/>
          </w:tcPr>
          <w:p w14:paraId="7CBE430D" w14:textId="3662CBA0" w:rsidR="001F7C8F" w:rsidRDefault="001F7C8F" w:rsidP="001F7C8F">
            <w:pPr>
              <w:pStyle w:val="ListParagraph"/>
              <w:spacing w:line="276" w:lineRule="auto"/>
              <w:ind w:left="0"/>
              <w:jc w:val="center"/>
            </w:pPr>
            <w:r>
              <w:t>Võ Duy Hiếu</w:t>
            </w:r>
          </w:p>
        </w:tc>
        <w:tc>
          <w:tcPr>
            <w:tcW w:w="2169" w:type="dxa"/>
            <w:vAlign w:val="center"/>
          </w:tcPr>
          <w:p w14:paraId="2A1F4BA6" w14:textId="5C2313CF" w:rsidR="001F7C8F" w:rsidRDefault="0032491E" w:rsidP="001F7C8F">
            <w:pPr>
              <w:pStyle w:val="ListParagraph"/>
              <w:spacing w:line="276" w:lineRule="auto"/>
              <w:ind w:left="0"/>
              <w:jc w:val="center"/>
            </w:pPr>
            <w:r w:rsidRPr="0032491E">
              <w:t>23520498</w:t>
            </w:r>
          </w:p>
        </w:tc>
        <w:tc>
          <w:tcPr>
            <w:tcW w:w="2167" w:type="dxa"/>
            <w:vAlign w:val="center"/>
          </w:tcPr>
          <w:p w14:paraId="0DA5F7F3" w14:textId="1D2B6C73" w:rsidR="001F7C8F" w:rsidRDefault="00000000" w:rsidP="001F7C8F">
            <w:pPr>
              <w:pStyle w:val="ListParagraph"/>
              <w:spacing w:line="276" w:lineRule="auto"/>
              <w:ind w:left="0"/>
              <w:jc w:val="center"/>
            </w:pPr>
            <w:hyperlink r:id="rId9" w:history="1">
              <w:r w:rsidR="0032491E" w:rsidRPr="001F4B2D">
                <w:rPr>
                  <w:rStyle w:val="Hyperlink"/>
                </w:rPr>
                <w:t>23520498@gm.uit.edu.vn</w:t>
              </w:r>
            </w:hyperlink>
          </w:p>
        </w:tc>
      </w:tr>
      <w:tr w:rsidR="0032491E" w14:paraId="16636A64" w14:textId="77777777" w:rsidTr="001F7C8F">
        <w:tc>
          <w:tcPr>
            <w:tcW w:w="1525" w:type="dxa"/>
            <w:vAlign w:val="center"/>
          </w:tcPr>
          <w:p w14:paraId="4D49DDAC" w14:textId="01879992" w:rsidR="001F7C8F" w:rsidRDefault="001F7C8F" w:rsidP="001F7C8F">
            <w:pPr>
              <w:pStyle w:val="ListParagraph"/>
              <w:spacing w:line="276" w:lineRule="auto"/>
              <w:ind w:left="0"/>
              <w:jc w:val="center"/>
            </w:pPr>
            <w:r>
              <w:t>4</w:t>
            </w:r>
          </w:p>
        </w:tc>
        <w:tc>
          <w:tcPr>
            <w:tcW w:w="2769" w:type="dxa"/>
            <w:vAlign w:val="center"/>
          </w:tcPr>
          <w:p w14:paraId="25C9FE15" w14:textId="1CC4E9E2" w:rsidR="001F7C8F" w:rsidRDefault="001F7C8F" w:rsidP="001F7C8F">
            <w:pPr>
              <w:pStyle w:val="ListParagraph"/>
              <w:spacing w:line="276" w:lineRule="auto"/>
              <w:ind w:left="0"/>
              <w:jc w:val="center"/>
            </w:pPr>
            <w:r>
              <w:t>Hồng Huy Hoàng</w:t>
            </w:r>
          </w:p>
        </w:tc>
        <w:tc>
          <w:tcPr>
            <w:tcW w:w="2169" w:type="dxa"/>
            <w:vAlign w:val="center"/>
          </w:tcPr>
          <w:p w14:paraId="51252300" w14:textId="083B03FD" w:rsidR="001F7C8F" w:rsidRDefault="0032491E" w:rsidP="001F7C8F">
            <w:pPr>
              <w:pStyle w:val="ListParagraph"/>
              <w:spacing w:line="276" w:lineRule="auto"/>
              <w:ind w:left="0"/>
              <w:jc w:val="center"/>
            </w:pPr>
            <w:r w:rsidRPr="0032491E">
              <w:t>23520517</w:t>
            </w:r>
          </w:p>
        </w:tc>
        <w:tc>
          <w:tcPr>
            <w:tcW w:w="2167" w:type="dxa"/>
            <w:vAlign w:val="center"/>
          </w:tcPr>
          <w:p w14:paraId="18BC99C2" w14:textId="7E5660EB" w:rsidR="001F7C8F" w:rsidRDefault="00000000" w:rsidP="001F7C8F">
            <w:pPr>
              <w:pStyle w:val="ListParagraph"/>
              <w:spacing w:line="276" w:lineRule="auto"/>
              <w:ind w:left="0"/>
              <w:jc w:val="center"/>
            </w:pPr>
            <w:hyperlink r:id="rId10" w:history="1">
              <w:r w:rsidR="0032491E" w:rsidRPr="001F4B2D">
                <w:rPr>
                  <w:rStyle w:val="Hyperlink"/>
                </w:rPr>
                <w:t>23520517@gm.uit.edu.vn</w:t>
              </w:r>
            </w:hyperlink>
          </w:p>
        </w:tc>
      </w:tr>
    </w:tbl>
    <w:p w14:paraId="3D4977BE" w14:textId="77777777" w:rsidR="001F7C8F" w:rsidRDefault="001F7C8F" w:rsidP="001F7C8F">
      <w:pPr>
        <w:pStyle w:val="ListParagraph"/>
        <w:spacing w:line="360" w:lineRule="auto"/>
        <w:jc w:val="both"/>
      </w:pPr>
    </w:p>
    <w:p w14:paraId="36C33C67" w14:textId="77777777" w:rsidR="00857FC5" w:rsidRDefault="00857FC5" w:rsidP="001F7C8F">
      <w:pPr>
        <w:pStyle w:val="ListParagraph"/>
        <w:spacing w:line="360" w:lineRule="auto"/>
        <w:jc w:val="both"/>
      </w:pPr>
    </w:p>
    <w:p w14:paraId="42E183D0" w14:textId="77777777" w:rsidR="009021D6" w:rsidRDefault="009021D6" w:rsidP="001F7C8F">
      <w:pPr>
        <w:pStyle w:val="ListParagraph"/>
        <w:spacing w:line="360" w:lineRule="auto"/>
        <w:jc w:val="both"/>
      </w:pPr>
    </w:p>
    <w:p w14:paraId="608A8A44" w14:textId="77777777" w:rsidR="009021D6" w:rsidRDefault="009021D6" w:rsidP="001F7C8F">
      <w:pPr>
        <w:pStyle w:val="ListParagraph"/>
        <w:spacing w:line="360" w:lineRule="auto"/>
        <w:jc w:val="both"/>
      </w:pPr>
    </w:p>
    <w:p w14:paraId="3DE74C63" w14:textId="77777777" w:rsidR="009021D6" w:rsidRDefault="009021D6" w:rsidP="001F7C8F">
      <w:pPr>
        <w:pStyle w:val="ListParagraph"/>
        <w:spacing w:line="360" w:lineRule="auto"/>
        <w:jc w:val="both"/>
      </w:pPr>
    </w:p>
    <w:p w14:paraId="6D6A4B34" w14:textId="77777777" w:rsidR="009021D6" w:rsidRDefault="009021D6" w:rsidP="001F7C8F">
      <w:pPr>
        <w:pStyle w:val="ListParagraph"/>
        <w:spacing w:line="360" w:lineRule="auto"/>
        <w:jc w:val="both"/>
      </w:pPr>
    </w:p>
    <w:p w14:paraId="21D3F08B" w14:textId="77777777" w:rsidR="009021D6" w:rsidRDefault="009021D6" w:rsidP="001F7C8F">
      <w:pPr>
        <w:pStyle w:val="ListParagraph"/>
        <w:spacing w:line="360" w:lineRule="auto"/>
        <w:jc w:val="both"/>
      </w:pPr>
    </w:p>
    <w:p w14:paraId="5ABFD8A4" w14:textId="77777777" w:rsidR="009021D6" w:rsidRDefault="009021D6" w:rsidP="001F7C8F">
      <w:pPr>
        <w:pStyle w:val="ListParagraph"/>
        <w:spacing w:line="360" w:lineRule="auto"/>
        <w:jc w:val="both"/>
      </w:pPr>
    </w:p>
    <w:p w14:paraId="0CE6E4BF" w14:textId="77777777" w:rsidR="009021D6" w:rsidRDefault="009021D6" w:rsidP="001F7C8F">
      <w:pPr>
        <w:pStyle w:val="ListParagraph"/>
        <w:spacing w:line="360" w:lineRule="auto"/>
        <w:jc w:val="both"/>
      </w:pPr>
    </w:p>
    <w:p w14:paraId="10E22CB6" w14:textId="77777777" w:rsidR="009021D6" w:rsidRDefault="009021D6" w:rsidP="001F7C8F">
      <w:pPr>
        <w:pStyle w:val="ListParagraph"/>
        <w:spacing w:line="360" w:lineRule="auto"/>
        <w:jc w:val="both"/>
      </w:pPr>
    </w:p>
    <w:p w14:paraId="4FD9F3DE" w14:textId="77777777" w:rsidR="009021D6" w:rsidRDefault="009021D6" w:rsidP="001F7C8F">
      <w:pPr>
        <w:pStyle w:val="ListParagraph"/>
        <w:spacing w:line="360" w:lineRule="auto"/>
        <w:jc w:val="both"/>
      </w:pPr>
    </w:p>
    <w:p w14:paraId="776D7CDD" w14:textId="77777777" w:rsidR="009021D6" w:rsidRDefault="009021D6" w:rsidP="001F7C8F">
      <w:pPr>
        <w:pStyle w:val="ListParagraph"/>
        <w:spacing w:line="360" w:lineRule="auto"/>
        <w:jc w:val="both"/>
      </w:pPr>
    </w:p>
    <w:p w14:paraId="3E5C15BC" w14:textId="77777777" w:rsidR="009021D6" w:rsidRDefault="009021D6" w:rsidP="001F7C8F">
      <w:pPr>
        <w:pStyle w:val="ListParagraph"/>
        <w:spacing w:line="360" w:lineRule="auto"/>
        <w:jc w:val="both"/>
      </w:pPr>
    </w:p>
    <w:p w14:paraId="1C5AAB16" w14:textId="77777777" w:rsidR="008B6229" w:rsidRDefault="008B6229" w:rsidP="001F7C8F">
      <w:pPr>
        <w:pStyle w:val="ListParagraph"/>
        <w:spacing w:line="360" w:lineRule="auto"/>
        <w:jc w:val="both"/>
      </w:pPr>
    </w:p>
    <w:p w14:paraId="0CEC009C" w14:textId="4521E330" w:rsidR="00857FC5" w:rsidRDefault="009021D6" w:rsidP="001F7C8F">
      <w:pPr>
        <w:pStyle w:val="ListParagraph"/>
        <w:spacing w:line="360" w:lineRule="auto"/>
        <w:jc w:val="both"/>
      </w:pPr>
      <w:r>
        <w:lastRenderedPageBreak/>
        <w:t>DANH SÁCH HÌNH ẢNH</w:t>
      </w:r>
    </w:p>
    <w:p w14:paraId="4015777D" w14:textId="55ED555F" w:rsidR="009021D6" w:rsidRDefault="009021D6" w:rsidP="001F7C8F">
      <w:pPr>
        <w:pStyle w:val="ListParagraph"/>
        <w:spacing w:line="360" w:lineRule="auto"/>
        <w:jc w:val="both"/>
      </w:pPr>
      <w:r w:rsidRPr="009021D6">
        <w:rPr>
          <w:noProof/>
          <w:lang w:val="vi-VN" w:eastAsia="vi-VN" w:bidi="ar-SA"/>
        </w:rPr>
        <w:drawing>
          <wp:inline distT="0" distB="0" distL="0" distR="0" wp14:anchorId="083390BF" wp14:editId="464EDA61">
            <wp:extent cx="2381098" cy="223151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8512" cy="22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1D6">
        <w:rPr>
          <w:noProof/>
          <w:lang w:val="vi-VN" w:eastAsia="vi-VN" w:bidi="ar-SA"/>
        </w:rPr>
        <w:drawing>
          <wp:inline distT="0" distB="0" distL="0" distR="0" wp14:anchorId="0CF108F6" wp14:editId="72365A7F">
            <wp:extent cx="2811097" cy="1331367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6941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F8BF" w14:textId="000008B5" w:rsidR="00C1695F" w:rsidRPr="004479E7" w:rsidRDefault="00867549" w:rsidP="008B6229">
      <w:pPr>
        <w:pStyle w:val="ListParagraph"/>
        <w:spacing w:line="360" w:lineRule="auto"/>
        <w:jc w:val="both"/>
      </w:pPr>
      <w:r w:rsidRPr="00867549">
        <w:rPr>
          <w:noProof/>
          <w:lang w:val="vi-VN" w:eastAsia="vi-VN" w:bidi="ar-SA"/>
        </w:rPr>
        <w:drawing>
          <wp:inline distT="0" distB="0" distL="0" distR="0" wp14:anchorId="2C2A25E9" wp14:editId="642A6960">
            <wp:extent cx="2387414" cy="18726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2237" cy="188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1237" w14:textId="77777777" w:rsidR="00857FC5" w:rsidRPr="004479E7" w:rsidRDefault="00857FC5" w:rsidP="001F7C8F">
      <w:pPr>
        <w:pStyle w:val="ListParagraph"/>
        <w:spacing w:line="360" w:lineRule="auto"/>
        <w:jc w:val="both"/>
      </w:pPr>
    </w:p>
    <w:p w14:paraId="60ADC2EF" w14:textId="090E8EA6" w:rsidR="00857FC5" w:rsidRPr="004479E7" w:rsidRDefault="00066B61" w:rsidP="001F7C8F">
      <w:pPr>
        <w:pStyle w:val="ListParagraph"/>
        <w:spacing w:line="360" w:lineRule="auto"/>
        <w:jc w:val="both"/>
      </w:pPr>
      <w:proofErr w:type="spellStart"/>
      <w:r>
        <w:t>Nguồn</w:t>
      </w:r>
      <w:proofErr w:type="spellEnd"/>
      <w:r>
        <w:t xml:space="preserve">: </w:t>
      </w:r>
      <w:r w:rsidR="001B3A01" w:rsidRPr="001B3A01">
        <w:t>https://education.github.com/git-cheat-sheet-education.pdf</w:t>
      </w:r>
    </w:p>
    <w:p w14:paraId="26803F5C" w14:textId="77777777" w:rsidR="00857FC5" w:rsidRPr="004479E7" w:rsidRDefault="00857FC5" w:rsidP="001F7C8F">
      <w:pPr>
        <w:pStyle w:val="ListParagraph"/>
        <w:spacing w:line="360" w:lineRule="auto"/>
        <w:jc w:val="both"/>
      </w:pPr>
    </w:p>
    <w:p w14:paraId="4E6A7535" w14:textId="77777777" w:rsidR="00857FC5" w:rsidRPr="004479E7" w:rsidRDefault="00857FC5" w:rsidP="001F7C8F">
      <w:pPr>
        <w:pStyle w:val="ListParagraph"/>
        <w:spacing w:line="360" w:lineRule="auto"/>
        <w:jc w:val="both"/>
      </w:pPr>
    </w:p>
    <w:p w14:paraId="3ABF2A5B" w14:textId="77777777" w:rsidR="00857FC5" w:rsidRPr="004479E7" w:rsidRDefault="00857FC5" w:rsidP="008B6229">
      <w:pPr>
        <w:spacing w:line="360" w:lineRule="auto"/>
        <w:jc w:val="both"/>
      </w:pPr>
    </w:p>
    <w:p w14:paraId="7AA3AB79" w14:textId="77777777" w:rsidR="00857FC5" w:rsidRPr="004479E7" w:rsidRDefault="00857FC5" w:rsidP="001F7C8F">
      <w:pPr>
        <w:pStyle w:val="ListParagraph"/>
        <w:spacing w:line="360" w:lineRule="auto"/>
        <w:jc w:val="both"/>
      </w:pPr>
    </w:p>
    <w:p w14:paraId="31FA21BE" w14:textId="77777777" w:rsidR="00857FC5" w:rsidRPr="004479E7" w:rsidRDefault="00857FC5" w:rsidP="001F7C8F">
      <w:pPr>
        <w:pStyle w:val="ListParagraph"/>
        <w:spacing w:line="360" w:lineRule="auto"/>
        <w:jc w:val="both"/>
      </w:pPr>
    </w:p>
    <w:p w14:paraId="572D6039" w14:textId="77777777" w:rsidR="008B6229" w:rsidRPr="005207DB" w:rsidRDefault="008B6229" w:rsidP="00857FC5">
      <w:pPr>
        <w:pStyle w:val="ListParagraph"/>
        <w:spacing w:line="360" w:lineRule="auto"/>
        <w:jc w:val="center"/>
      </w:pPr>
    </w:p>
    <w:p w14:paraId="02D146CC" w14:textId="77777777" w:rsidR="008B6229" w:rsidRPr="005207DB" w:rsidRDefault="008B6229" w:rsidP="00857FC5">
      <w:pPr>
        <w:pStyle w:val="ListParagraph"/>
        <w:spacing w:line="360" w:lineRule="auto"/>
        <w:jc w:val="center"/>
      </w:pPr>
    </w:p>
    <w:p w14:paraId="3195BCA7" w14:textId="77777777" w:rsidR="008B6229" w:rsidRPr="005207DB" w:rsidRDefault="008B6229" w:rsidP="00857FC5">
      <w:pPr>
        <w:pStyle w:val="ListParagraph"/>
        <w:spacing w:line="360" w:lineRule="auto"/>
        <w:jc w:val="center"/>
      </w:pPr>
    </w:p>
    <w:p w14:paraId="58732384" w14:textId="77777777" w:rsidR="008B6229" w:rsidRPr="005207DB" w:rsidRDefault="008B6229" w:rsidP="00857FC5">
      <w:pPr>
        <w:pStyle w:val="ListParagraph"/>
        <w:spacing w:line="360" w:lineRule="auto"/>
        <w:jc w:val="center"/>
      </w:pPr>
    </w:p>
    <w:p w14:paraId="54266F6B" w14:textId="77777777" w:rsidR="008B6229" w:rsidRPr="005207DB" w:rsidRDefault="008B6229" w:rsidP="00857FC5">
      <w:pPr>
        <w:pStyle w:val="ListParagraph"/>
        <w:spacing w:line="360" w:lineRule="auto"/>
        <w:jc w:val="center"/>
      </w:pPr>
    </w:p>
    <w:p w14:paraId="618D4E5C" w14:textId="77777777" w:rsidR="008B6229" w:rsidRPr="005207DB" w:rsidRDefault="008B6229" w:rsidP="00857FC5">
      <w:pPr>
        <w:pStyle w:val="ListParagraph"/>
        <w:spacing w:line="360" w:lineRule="auto"/>
        <w:jc w:val="center"/>
      </w:pPr>
    </w:p>
    <w:p w14:paraId="05040E3F" w14:textId="77777777" w:rsidR="008B6229" w:rsidRPr="005207DB" w:rsidRDefault="008B6229" w:rsidP="00857FC5">
      <w:pPr>
        <w:pStyle w:val="ListParagraph"/>
        <w:spacing w:line="360" w:lineRule="auto"/>
        <w:jc w:val="center"/>
      </w:pPr>
    </w:p>
    <w:p w14:paraId="21C76658" w14:textId="190B078D" w:rsidR="00857FC5" w:rsidRPr="0058703F" w:rsidRDefault="00857FC5" w:rsidP="00857FC5">
      <w:pPr>
        <w:pStyle w:val="ListParagraph"/>
        <w:spacing w:line="360" w:lineRule="auto"/>
        <w:jc w:val="center"/>
        <w:rPr>
          <w:rFonts w:cstheme="minorHAnsi"/>
          <w:b/>
          <w:bCs/>
          <w:sz w:val="32"/>
          <w:szCs w:val="32"/>
        </w:rPr>
      </w:pPr>
      <w:r w:rsidRPr="0058703F">
        <w:rPr>
          <w:rFonts w:cstheme="minorHAnsi"/>
          <w:b/>
          <w:bCs/>
          <w:sz w:val="32"/>
          <w:szCs w:val="32"/>
        </w:rPr>
        <w:lastRenderedPageBreak/>
        <w:t>MỤC LỤC</w:t>
      </w:r>
    </w:p>
    <w:p w14:paraId="5279B790" w14:textId="5D24D487" w:rsidR="00857FC5" w:rsidRPr="005207DB" w:rsidRDefault="00857FC5" w:rsidP="00FB268D">
      <w:pPr>
        <w:pStyle w:val="ListParagraph"/>
        <w:tabs>
          <w:tab w:val="right" w:leader="dot" w:pos="8640"/>
        </w:tabs>
        <w:spacing w:line="360" w:lineRule="auto"/>
      </w:pPr>
      <w:r w:rsidRPr="005207DB">
        <w:t xml:space="preserve">CHƯƠNG 1: </w:t>
      </w:r>
      <w:proofErr w:type="spellStart"/>
      <w:r w:rsidRPr="005207DB">
        <w:t>Giới</w:t>
      </w:r>
      <w:proofErr w:type="spellEnd"/>
      <w:r w:rsidRPr="005207DB">
        <w:t xml:space="preserve"> </w:t>
      </w:r>
      <w:proofErr w:type="spellStart"/>
      <w:r w:rsidRPr="005207DB">
        <w:t>thiệu</w:t>
      </w:r>
      <w:proofErr w:type="spellEnd"/>
      <w:r w:rsidRPr="005207DB">
        <w:t xml:space="preserve"> </w:t>
      </w:r>
      <w:proofErr w:type="spellStart"/>
      <w:r w:rsidRPr="005207DB">
        <w:t>về</w:t>
      </w:r>
      <w:proofErr w:type="spellEnd"/>
      <w:r w:rsidRPr="005207DB">
        <w:t xml:space="preserve"> Git </w:t>
      </w:r>
      <w:proofErr w:type="spellStart"/>
      <w:r w:rsidRPr="005207DB">
        <w:t>và</w:t>
      </w:r>
      <w:proofErr w:type="spellEnd"/>
      <w:r w:rsidRPr="005207DB">
        <w:t xml:space="preserve"> GitHub</w:t>
      </w:r>
      <w:r w:rsidR="00FB268D" w:rsidRPr="005207DB">
        <w:tab/>
      </w:r>
      <w:r w:rsidR="0058703F">
        <w:t>4</w:t>
      </w:r>
    </w:p>
    <w:p w14:paraId="12BDF9FA" w14:textId="5F7F31EA" w:rsidR="001B3A01" w:rsidRPr="005207DB" w:rsidRDefault="00857FC5" w:rsidP="00FB268D">
      <w:pPr>
        <w:pStyle w:val="ListParagraph"/>
        <w:tabs>
          <w:tab w:val="right" w:leader="dot" w:pos="8640"/>
        </w:tabs>
        <w:spacing w:line="360" w:lineRule="auto"/>
      </w:pPr>
      <w:r w:rsidRPr="005207DB">
        <w:t xml:space="preserve">CHƯƠNG 2: Các </w:t>
      </w:r>
      <w:proofErr w:type="spellStart"/>
      <w:r w:rsidRPr="005207DB">
        <w:t>lệnh</w:t>
      </w:r>
      <w:proofErr w:type="spellEnd"/>
      <w:r w:rsidRPr="005207DB">
        <w:t xml:space="preserve"> </w:t>
      </w:r>
      <w:proofErr w:type="spellStart"/>
      <w:r w:rsidRPr="005207DB">
        <w:t>cơ</w:t>
      </w:r>
      <w:proofErr w:type="spellEnd"/>
      <w:r w:rsidRPr="005207DB">
        <w:t xml:space="preserve"> </w:t>
      </w:r>
      <w:proofErr w:type="spellStart"/>
      <w:r w:rsidRPr="005207DB">
        <w:t>bản</w:t>
      </w:r>
      <w:proofErr w:type="spellEnd"/>
      <w:r w:rsidRPr="005207DB">
        <w:t xml:space="preserve"> </w:t>
      </w:r>
      <w:proofErr w:type="spellStart"/>
      <w:r w:rsidRPr="005207DB">
        <w:t>về</w:t>
      </w:r>
      <w:proofErr w:type="spellEnd"/>
      <w:r w:rsidRPr="005207DB">
        <w:t xml:space="preserve"> </w:t>
      </w:r>
      <w:r w:rsidR="0067676B" w:rsidRPr="005207DB">
        <w:t>Git</w:t>
      </w:r>
      <w:r w:rsidR="00FB268D" w:rsidRPr="005207DB">
        <w:tab/>
      </w:r>
      <w:r w:rsidR="0058703F">
        <w:t>6</w:t>
      </w:r>
    </w:p>
    <w:p w14:paraId="0E7A1B38" w14:textId="4E49216B" w:rsidR="007A48AA" w:rsidRPr="005207DB" w:rsidRDefault="00927EFF" w:rsidP="00FB268D">
      <w:pPr>
        <w:pStyle w:val="ListParagraph"/>
        <w:tabs>
          <w:tab w:val="right" w:leader="dot" w:pos="8640"/>
        </w:tabs>
        <w:spacing w:line="360" w:lineRule="auto"/>
      </w:pPr>
      <w:r w:rsidRPr="005207DB">
        <w:t xml:space="preserve">CHƯƠNG 3: </w:t>
      </w:r>
      <w:proofErr w:type="spellStart"/>
      <w:r w:rsidRPr="005207DB">
        <w:t>Tổng</w:t>
      </w:r>
      <w:proofErr w:type="spellEnd"/>
      <w:r w:rsidRPr="005207DB">
        <w:t xml:space="preserve"> </w:t>
      </w:r>
      <w:proofErr w:type="spellStart"/>
      <w:r w:rsidRPr="005207DB">
        <w:t>kết</w:t>
      </w:r>
      <w:proofErr w:type="spellEnd"/>
      <w:r w:rsidR="00FB268D" w:rsidRPr="005207DB">
        <w:tab/>
        <w:t>1</w:t>
      </w:r>
      <w:r w:rsidR="0058703F">
        <w:t>5</w:t>
      </w:r>
    </w:p>
    <w:p w14:paraId="3A4D6C23" w14:textId="2EC762FC" w:rsidR="007A48AA" w:rsidRDefault="00C246C4" w:rsidP="00857FC5">
      <w:pPr>
        <w:pStyle w:val="ListParagraph"/>
        <w:spacing w:line="360" w:lineRule="auto"/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14:paraId="225AADD0" w14:textId="77777777" w:rsidR="007A48AA" w:rsidRDefault="007A48AA" w:rsidP="00857FC5">
      <w:pPr>
        <w:pStyle w:val="ListParagraph"/>
        <w:spacing w:line="360" w:lineRule="auto"/>
      </w:pPr>
    </w:p>
    <w:p w14:paraId="7F41B86A" w14:textId="77777777" w:rsidR="007A48AA" w:rsidRDefault="007A48AA" w:rsidP="00857FC5">
      <w:pPr>
        <w:pStyle w:val="ListParagraph"/>
        <w:spacing w:line="360" w:lineRule="auto"/>
      </w:pPr>
    </w:p>
    <w:p w14:paraId="77D71083" w14:textId="77777777" w:rsidR="007A48AA" w:rsidRDefault="007A48AA" w:rsidP="00857FC5">
      <w:pPr>
        <w:pStyle w:val="ListParagraph"/>
        <w:spacing w:line="360" w:lineRule="auto"/>
      </w:pPr>
    </w:p>
    <w:p w14:paraId="1D40E2F1" w14:textId="77777777" w:rsidR="007A48AA" w:rsidRDefault="007A48AA" w:rsidP="00857FC5">
      <w:pPr>
        <w:pStyle w:val="ListParagraph"/>
        <w:spacing w:line="360" w:lineRule="auto"/>
      </w:pPr>
    </w:p>
    <w:p w14:paraId="37AF5C4F" w14:textId="77777777" w:rsidR="007A48AA" w:rsidRDefault="007A48AA" w:rsidP="00857FC5">
      <w:pPr>
        <w:pStyle w:val="ListParagraph"/>
        <w:spacing w:line="360" w:lineRule="auto"/>
      </w:pPr>
    </w:p>
    <w:p w14:paraId="72307C27" w14:textId="77777777" w:rsidR="007A48AA" w:rsidRDefault="007A48AA" w:rsidP="00857FC5">
      <w:pPr>
        <w:pStyle w:val="ListParagraph"/>
        <w:spacing w:line="360" w:lineRule="auto"/>
      </w:pPr>
    </w:p>
    <w:p w14:paraId="349282FB" w14:textId="77777777" w:rsidR="007A48AA" w:rsidRDefault="007A48AA" w:rsidP="00857FC5">
      <w:pPr>
        <w:pStyle w:val="ListParagraph"/>
        <w:spacing w:line="360" w:lineRule="auto"/>
      </w:pPr>
    </w:p>
    <w:p w14:paraId="686B2C39" w14:textId="77777777" w:rsidR="007A48AA" w:rsidRDefault="007A48AA" w:rsidP="00857FC5">
      <w:pPr>
        <w:pStyle w:val="ListParagraph"/>
        <w:spacing w:line="360" w:lineRule="auto"/>
      </w:pPr>
    </w:p>
    <w:p w14:paraId="0F076509" w14:textId="77777777" w:rsidR="007A48AA" w:rsidRDefault="007A48AA" w:rsidP="00857FC5">
      <w:pPr>
        <w:pStyle w:val="ListParagraph"/>
        <w:spacing w:line="360" w:lineRule="auto"/>
      </w:pPr>
    </w:p>
    <w:p w14:paraId="2106AA19" w14:textId="77777777" w:rsidR="007A48AA" w:rsidRDefault="007A48AA" w:rsidP="00857FC5">
      <w:pPr>
        <w:pStyle w:val="ListParagraph"/>
        <w:spacing w:line="360" w:lineRule="auto"/>
      </w:pPr>
    </w:p>
    <w:p w14:paraId="128B4F31" w14:textId="77777777" w:rsidR="007A48AA" w:rsidRDefault="007A48AA" w:rsidP="00857FC5">
      <w:pPr>
        <w:pStyle w:val="ListParagraph"/>
        <w:spacing w:line="360" w:lineRule="auto"/>
      </w:pPr>
    </w:p>
    <w:p w14:paraId="44CC7A6E" w14:textId="77777777" w:rsidR="007A48AA" w:rsidRDefault="007A48AA" w:rsidP="00857FC5">
      <w:pPr>
        <w:pStyle w:val="ListParagraph"/>
        <w:spacing w:line="360" w:lineRule="auto"/>
      </w:pPr>
    </w:p>
    <w:p w14:paraId="50CCEC9C" w14:textId="77777777" w:rsidR="007A48AA" w:rsidRDefault="007A48AA" w:rsidP="00857FC5">
      <w:pPr>
        <w:pStyle w:val="ListParagraph"/>
        <w:spacing w:line="360" w:lineRule="auto"/>
      </w:pPr>
    </w:p>
    <w:p w14:paraId="267157FD" w14:textId="77777777" w:rsidR="007A48AA" w:rsidRDefault="007A48AA" w:rsidP="00857FC5">
      <w:pPr>
        <w:pStyle w:val="ListParagraph"/>
        <w:spacing w:line="360" w:lineRule="auto"/>
      </w:pPr>
    </w:p>
    <w:p w14:paraId="4852199D" w14:textId="77777777" w:rsidR="007A48AA" w:rsidRDefault="007A48AA" w:rsidP="00857FC5">
      <w:pPr>
        <w:pStyle w:val="ListParagraph"/>
        <w:spacing w:line="360" w:lineRule="auto"/>
      </w:pPr>
    </w:p>
    <w:p w14:paraId="6BE5C925" w14:textId="77777777" w:rsidR="007A48AA" w:rsidRDefault="007A48AA" w:rsidP="00857FC5">
      <w:pPr>
        <w:pStyle w:val="ListParagraph"/>
        <w:spacing w:line="360" w:lineRule="auto"/>
      </w:pPr>
    </w:p>
    <w:p w14:paraId="0348B33B" w14:textId="77777777" w:rsidR="007A48AA" w:rsidRDefault="007A48AA" w:rsidP="00857FC5">
      <w:pPr>
        <w:pStyle w:val="ListParagraph"/>
        <w:spacing w:line="360" w:lineRule="auto"/>
      </w:pPr>
    </w:p>
    <w:p w14:paraId="701F5BCF" w14:textId="77777777" w:rsidR="007A48AA" w:rsidRDefault="007A48AA" w:rsidP="00857FC5">
      <w:pPr>
        <w:pStyle w:val="ListParagraph"/>
        <w:spacing w:line="360" w:lineRule="auto"/>
      </w:pPr>
    </w:p>
    <w:p w14:paraId="165AC888" w14:textId="77777777" w:rsidR="007A48AA" w:rsidRDefault="007A48AA" w:rsidP="00857FC5">
      <w:pPr>
        <w:pStyle w:val="ListParagraph"/>
        <w:spacing w:line="360" w:lineRule="auto"/>
      </w:pPr>
    </w:p>
    <w:p w14:paraId="29E63E1A" w14:textId="77777777" w:rsidR="007A48AA" w:rsidRDefault="007A48AA" w:rsidP="00857FC5">
      <w:pPr>
        <w:pStyle w:val="ListParagraph"/>
        <w:spacing w:line="360" w:lineRule="auto"/>
      </w:pPr>
    </w:p>
    <w:p w14:paraId="0FA0D85E" w14:textId="77777777" w:rsidR="007A48AA" w:rsidRDefault="007A48AA" w:rsidP="00857FC5">
      <w:pPr>
        <w:pStyle w:val="ListParagraph"/>
        <w:spacing w:line="360" w:lineRule="auto"/>
      </w:pPr>
    </w:p>
    <w:p w14:paraId="1C1B216B" w14:textId="77777777" w:rsidR="007A48AA" w:rsidRDefault="007A48AA" w:rsidP="00857FC5">
      <w:pPr>
        <w:pStyle w:val="ListParagraph"/>
        <w:spacing w:line="360" w:lineRule="auto"/>
      </w:pPr>
    </w:p>
    <w:p w14:paraId="740EBF8B" w14:textId="77777777" w:rsidR="007A48AA" w:rsidRDefault="007A48AA" w:rsidP="00857FC5">
      <w:pPr>
        <w:pStyle w:val="ListParagraph"/>
        <w:spacing w:line="360" w:lineRule="auto"/>
      </w:pPr>
    </w:p>
    <w:p w14:paraId="7DF111AC" w14:textId="77777777" w:rsidR="007A48AA" w:rsidRDefault="007A48AA" w:rsidP="00857FC5">
      <w:pPr>
        <w:pStyle w:val="ListParagraph"/>
        <w:spacing w:line="360" w:lineRule="auto"/>
      </w:pPr>
    </w:p>
    <w:p w14:paraId="212A982E" w14:textId="77777777" w:rsidR="007A48AA" w:rsidRDefault="007A48AA" w:rsidP="00857FC5">
      <w:pPr>
        <w:pStyle w:val="ListParagraph"/>
        <w:spacing w:line="360" w:lineRule="auto"/>
      </w:pPr>
    </w:p>
    <w:p w14:paraId="31E9F280" w14:textId="77777777" w:rsidR="00FF375D" w:rsidRDefault="00FF375D" w:rsidP="00857FC5">
      <w:pPr>
        <w:pStyle w:val="ListParagraph"/>
        <w:spacing w:line="360" w:lineRule="auto"/>
      </w:pPr>
    </w:p>
    <w:p w14:paraId="2CFB08A4" w14:textId="77777777" w:rsidR="00FF375D" w:rsidRDefault="00FF375D" w:rsidP="00857FC5">
      <w:pPr>
        <w:pStyle w:val="ListParagraph"/>
        <w:spacing w:line="360" w:lineRule="auto"/>
      </w:pPr>
    </w:p>
    <w:p w14:paraId="3ECA6ED8" w14:textId="779DB35D" w:rsidR="007A48AA" w:rsidRDefault="007A48AA" w:rsidP="008254EA">
      <w:pPr>
        <w:pStyle w:val="ListParagraph"/>
        <w:spacing w:line="360" w:lineRule="auto"/>
        <w:jc w:val="center"/>
        <w:rPr>
          <w:b/>
          <w:bCs/>
          <w:color w:val="FF0000"/>
          <w:sz w:val="36"/>
          <w:szCs w:val="36"/>
        </w:rPr>
      </w:pPr>
      <w:proofErr w:type="spellStart"/>
      <w:r w:rsidRPr="008254EA">
        <w:rPr>
          <w:b/>
          <w:bCs/>
          <w:color w:val="FF0000"/>
          <w:sz w:val="36"/>
          <w:szCs w:val="36"/>
        </w:rPr>
        <w:lastRenderedPageBreak/>
        <w:t>Chương</w:t>
      </w:r>
      <w:proofErr w:type="spellEnd"/>
      <w:r w:rsidRPr="008254EA">
        <w:rPr>
          <w:b/>
          <w:bCs/>
          <w:color w:val="FF0000"/>
          <w:sz w:val="36"/>
          <w:szCs w:val="36"/>
        </w:rPr>
        <w:t xml:space="preserve"> 1:</w:t>
      </w:r>
      <w:r w:rsidR="008254EA" w:rsidRPr="008254E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8254EA" w:rsidRPr="008254EA">
        <w:rPr>
          <w:b/>
          <w:bCs/>
          <w:color w:val="FF0000"/>
          <w:sz w:val="36"/>
          <w:szCs w:val="36"/>
        </w:rPr>
        <w:t>Giới</w:t>
      </w:r>
      <w:proofErr w:type="spellEnd"/>
      <w:r w:rsidR="008254EA" w:rsidRPr="008254E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8254EA" w:rsidRPr="008254EA">
        <w:rPr>
          <w:b/>
          <w:bCs/>
          <w:color w:val="FF0000"/>
          <w:sz w:val="36"/>
          <w:szCs w:val="36"/>
        </w:rPr>
        <w:t>thiệu</w:t>
      </w:r>
      <w:proofErr w:type="spellEnd"/>
      <w:r w:rsidR="008254EA" w:rsidRPr="008254E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8254EA" w:rsidRPr="008254EA">
        <w:rPr>
          <w:b/>
          <w:bCs/>
          <w:color w:val="FF0000"/>
          <w:sz w:val="36"/>
          <w:szCs w:val="36"/>
        </w:rPr>
        <w:t>về</w:t>
      </w:r>
      <w:proofErr w:type="spellEnd"/>
      <w:r w:rsidR="008254EA" w:rsidRPr="008254EA">
        <w:rPr>
          <w:b/>
          <w:bCs/>
          <w:color w:val="FF0000"/>
          <w:sz w:val="36"/>
          <w:szCs w:val="36"/>
        </w:rPr>
        <w:t xml:space="preserve"> Git </w:t>
      </w:r>
      <w:proofErr w:type="spellStart"/>
      <w:r w:rsidR="008254EA" w:rsidRPr="008254EA">
        <w:rPr>
          <w:b/>
          <w:bCs/>
          <w:color w:val="FF0000"/>
          <w:sz w:val="36"/>
          <w:szCs w:val="36"/>
        </w:rPr>
        <w:t>và</w:t>
      </w:r>
      <w:proofErr w:type="spellEnd"/>
      <w:r w:rsidR="008254EA" w:rsidRPr="008254E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8254EA" w:rsidRPr="008254EA">
        <w:rPr>
          <w:b/>
          <w:bCs/>
          <w:color w:val="FF0000"/>
          <w:sz w:val="36"/>
          <w:szCs w:val="36"/>
        </w:rPr>
        <w:t>Github</w:t>
      </w:r>
      <w:proofErr w:type="spellEnd"/>
    </w:p>
    <w:p w14:paraId="3DBEF915" w14:textId="77777777" w:rsidR="00E45F53" w:rsidRPr="00BE235E" w:rsidRDefault="00E45F53" w:rsidP="00E45F53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  <w:bCs/>
          <w:sz w:val="28"/>
          <w:u w:val="single"/>
        </w:rPr>
      </w:pPr>
      <w:proofErr w:type="spellStart"/>
      <w:r w:rsidRPr="00BE235E">
        <w:rPr>
          <w:b/>
          <w:bCs/>
          <w:sz w:val="28"/>
          <w:u w:val="single"/>
        </w:rPr>
        <w:t>B</w:t>
      </w:r>
      <w:r>
        <w:rPr>
          <w:b/>
          <w:bCs/>
          <w:sz w:val="28"/>
          <w:u w:val="single"/>
        </w:rPr>
        <w:t>ối</w:t>
      </w:r>
      <w:proofErr w:type="spellEnd"/>
      <w:r>
        <w:rPr>
          <w:b/>
          <w:bCs/>
          <w:sz w:val="28"/>
          <w:u w:val="single"/>
        </w:rPr>
        <w:t xml:space="preserve"> </w:t>
      </w:r>
      <w:proofErr w:type="spellStart"/>
      <w:r>
        <w:rPr>
          <w:b/>
          <w:bCs/>
          <w:sz w:val="28"/>
          <w:u w:val="single"/>
        </w:rPr>
        <w:t>cảnh</w:t>
      </w:r>
      <w:proofErr w:type="spellEnd"/>
      <w:r>
        <w:rPr>
          <w:b/>
          <w:bCs/>
          <w:sz w:val="28"/>
          <w:u w:val="single"/>
        </w:rPr>
        <w:t xml:space="preserve"> </w:t>
      </w:r>
      <w:proofErr w:type="spellStart"/>
      <w:r>
        <w:rPr>
          <w:b/>
          <w:bCs/>
          <w:sz w:val="28"/>
          <w:u w:val="single"/>
        </w:rPr>
        <w:t>ra</w:t>
      </w:r>
      <w:proofErr w:type="spellEnd"/>
      <w:r>
        <w:rPr>
          <w:b/>
          <w:bCs/>
          <w:sz w:val="28"/>
          <w:u w:val="single"/>
        </w:rPr>
        <w:t xml:space="preserve"> </w:t>
      </w:r>
      <w:proofErr w:type="spellStart"/>
      <w:r>
        <w:rPr>
          <w:b/>
          <w:bCs/>
          <w:sz w:val="28"/>
          <w:u w:val="single"/>
        </w:rPr>
        <w:t>đời</w:t>
      </w:r>
      <w:proofErr w:type="spellEnd"/>
      <w:r>
        <w:rPr>
          <w:b/>
          <w:bCs/>
          <w:sz w:val="28"/>
          <w:u w:val="single"/>
        </w:rPr>
        <w:t xml:space="preserve"> </w:t>
      </w:r>
      <w:proofErr w:type="spellStart"/>
      <w:r>
        <w:rPr>
          <w:b/>
          <w:bCs/>
          <w:sz w:val="28"/>
          <w:u w:val="single"/>
        </w:rPr>
        <w:t>của</w:t>
      </w:r>
      <w:proofErr w:type="spellEnd"/>
      <w:r w:rsidRPr="00BE235E">
        <w:rPr>
          <w:b/>
          <w:bCs/>
          <w:sz w:val="28"/>
          <w:u w:val="single"/>
        </w:rPr>
        <w:t xml:space="preserve"> G</w:t>
      </w:r>
      <w:r>
        <w:rPr>
          <w:b/>
          <w:bCs/>
          <w:sz w:val="28"/>
          <w:u w:val="single"/>
        </w:rPr>
        <w:t>it</w:t>
      </w:r>
      <w:r w:rsidRPr="00BE235E">
        <w:rPr>
          <w:b/>
          <w:bCs/>
          <w:sz w:val="28"/>
          <w:u w:val="single"/>
        </w:rPr>
        <w:t>:</w:t>
      </w:r>
    </w:p>
    <w:p w14:paraId="62667EF5" w14:textId="77777777" w:rsidR="00E45F53" w:rsidRDefault="00E45F53" w:rsidP="00E45F53">
      <w:pPr>
        <w:pStyle w:val="ListParagraph"/>
        <w:spacing w:line="360" w:lineRule="auto"/>
        <w:ind w:left="990"/>
        <w:jc w:val="both"/>
        <w:rPr>
          <w:szCs w:val="22"/>
        </w:rPr>
      </w:pPr>
      <w:proofErr w:type="spellStart"/>
      <w:r>
        <w:rPr>
          <w:szCs w:val="22"/>
        </w:rPr>
        <w:t>Trước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khi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giới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thiệu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về</w:t>
      </w:r>
      <w:proofErr w:type="spellEnd"/>
      <w:r>
        <w:rPr>
          <w:szCs w:val="22"/>
        </w:rPr>
        <w:t xml:space="preserve"> Git </w:t>
      </w:r>
      <w:proofErr w:type="spellStart"/>
      <w:r>
        <w:rPr>
          <w:szCs w:val="22"/>
        </w:rPr>
        <w:t>cũng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như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Github</w:t>
      </w:r>
      <w:proofErr w:type="spellEnd"/>
      <w:r>
        <w:rPr>
          <w:szCs w:val="22"/>
        </w:rPr>
        <w:t xml:space="preserve">, ta </w:t>
      </w:r>
      <w:proofErr w:type="spellStart"/>
      <w:r>
        <w:rPr>
          <w:szCs w:val="22"/>
        </w:rPr>
        <w:t>hãy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tìm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hiểu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lí</w:t>
      </w:r>
      <w:proofErr w:type="spellEnd"/>
      <w:r>
        <w:rPr>
          <w:szCs w:val="22"/>
        </w:rPr>
        <w:t xml:space="preserve"> do Git </w:t>
      </w:r>
      <w:proofErr w:type="spellStart"/>
      <w:r>
        <w:rPr>
          <w:szCs w:val="22"/>
        </w:rPr>
        <w:t>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đời</w:t>
      </w:r>
      <w:proofErr w:type="spellEnd"/>
      <w:r>
        <w:rPr>
          <w:szCs w:val="22"/>
        </w:rPr>
        <w:t xml:space="preserve">. </w:t>
      </w:r>
      <w:proofErr w:type="spellStart"/>
      <w:r>
        <w:rPr>
          <w:szCs w:val="22"/>
        </w:rPr>
        <w:t>Trước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đây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khi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chúng</w:t>
      </w:r>
      <w:proofErr w:type="spellEnd"/>
      <w:r>
        <w:rPr>
          <w:szCs w:val="22"/>
        </w:rPr>
        <w:t xml:space="preserve"> ta </w:t>
      </w:r>
      <w:proofErr w:type="spellStart"/>
      <w:r>
        <w:rPr>
          <w:szCs w:val="22"/>
        </w:rPr>
        <w:t>làm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việc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chung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với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trên</w:t>
      </w:r>
      <w:proofErr w:type="spellEnd"/>
      <w:r>
        <w:rPr>
          <w:szCs w:val="22"/>
        </w:rPr>
        <w:t xml:space="preserve"> 1 </w:t>
      </w:r>
      <w:proofErr w:type="spellStart"/>
      <w:r>
        <w:rPr>
          <w:szCs w:val="22"/>
        </w:rPr>
        <w:t>dự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án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thì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mỗi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người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trong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nhóm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sẽ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được</w:t>
      </w:r>
      <w:proofErr w:type="spellEnd"/>
      <w:r>
        <w:rPr>
          <w:szCs w:val="22"/>
        </w:rPr>
        <w:t xml:space="preserve"> chia </w:t>
      </w:r>
      <w:proofErr w:type="spellStart"/>
      <w:r>
        <w:rPr>
          <w:szCs w:val="22"/>
        </w:rPr>
        <w:t>phần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tự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viết</w:t>
      </w:r>
      <w:proofErr w:type="spellEnd"/>
      <w:r>
        <w:rPr>
          <w:szCs w:val="22"/>
        </w:rPr>
        <w:t xml:space="preserve"> code </w:t>
      </w:r>
      <w:proofErr w:type="spellStart"/>
      <w:r>
        <w:rPr>
          <w:szCs w:val="22"/>
        </w:rPr>
        <w:t>của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chính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mình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đó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gửi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để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xem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sửa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lại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đến</w:t>
      </w:r>
      <w:proofErr w:type="spellEnd"/>
      <w:r>
        <w:rPr>
          <w:szCs w:val="22"/>
        </w:rPr>
        <w:t xml:space="preserve"> 1 </w:t>
      </w:r>
      <w:proofErr w:type="spellStart"/>
      <w:r>
        <w:rPr>
          <w:szCs w:val="22"/>
        </w:rPr>
        <w:t>lúc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nào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đó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thì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các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thành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viên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trong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nhóm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sẽ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ngồi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lại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để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ráp</w:t>
      </w:r>
      <w:proofErr w:type="spellEnd"/>
      <w:r>
        <w:rPr>
          <w:szCs w:val="22"/>
        </w:rPr>
        <w:t xml:space="preserve"> code </w:t>
      </w:r>
      <w:proofErr w:type="spellStart"/>
      <w:r>
        <w:rPr>
          <w:szCs w:val="22"/>
        </w:rPr>
        <w:t>vào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để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đưa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vào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dự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án</w:t>
      </w:r>
      <w:proofErr w:type="spellEnd"/>
      <w:r>
        <w:rPr>
          <w:szCs w:val="22"/>
        </w:rPr>
        <w:t xml:space="preserve">. Tuy </w:t>
      </w:r>
      <w:proofErr w:type="spellStart"/>
      <w:r>
        <w:rPr>
          <w:szCs w:val="22"/>
        </w:rPr>
        <w:t>nhiên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vào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một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ngày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thì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có</w:t>
      </w:r>
      <w:proofErr w:type="spellEnd"/>
      <w:r>
        <w:rPr>
          <w:szCs w:val="22"/>
        </w:rPr>
        <w:t xml:space="preserve"> 1 </w:t>
      </w:r>
      <w:proofErr w:type="spellStart"/>
      <w:r>
        <w:rPr>
          <w:szCs w:val="22"/>
        </w:rPr>
        <w:t>thành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viên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đã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viết</w:t>
      </w:r>
      <w:proofErr w:type="spellEnd"/>
      <w:r>
        <w:rPr>
          <w:szCs w:val="22"/>
        </w:rPr>
        <w:t xml:space="preserve"> code </w:t>
      </w:r>
      <w:proofErr w:type="spellStart"/>
      <w:r>
        <w:rPr>
          <w:szCs w:val="22"/>
        </w:rPr>
        <w:t>sai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vào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phần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mềm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khiến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sản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phẩm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bị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lỗi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thế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nhưng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nhóm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lại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không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thể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khôi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phục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đoạn</w:t>
      </w:r>
      <w:proofErr w:type="spellEnd"/>
      <w:r>
        <w:rPr>
          <w:szCs w:val="22"/>
        </w:rPr>
        <w:t xml:space="preserve"> code </w:t>
      </w:r>
      <w:proofErr w:type="spellStart"/>
      <w:r>
        <w:rPr>
          <w:szCs w:val="22"/>
        </w:rPr>
        <w:t>bị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lỗi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về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trước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đó</w:t>
      </w:r>
      <w:proofErr w:type="spellEnd"/>
      <w:r>
        <w:rPr>
          <w:szCs w:val="22"/>
        </w:rPr>
        <w:t xml:space="preserve"> do </w:t>
      </w:r>
      <w:proofErr w:type="spellStart"/>
      <w:r>
        <w:rPr>
          <w:szCs w:val="22"/>
        </w:rPr>
        <w:t>phần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mềm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quá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lớn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để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sao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lưu</w:t>
      </w:r>
      <w:proofErr w:type="spellEnd"/>
      <w:r>
        <w:rPr>
          <w:szCs w:val="22"/>
        </w:rPr>
        <w:t xml:space="preserve">. </w:t>
      </w:r>
      <w:proofErr w:type="spellStart"/>
      <w:r>
        <w:rPr>
          <w:szCs w:val="22"/>
        </w:rPr>
        <w:t>Và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thế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các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thành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viên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trong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nhóm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lại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phải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viết</w:t>
      </w:r>
      <w:proofErr w:type="spellEnd"/>
      <w:r>
        <w:rPr>
          <w:szCs w:val="22"/>
        </w:rPr>
        <w:t xml:space="preserve"> code </w:t>
      </w:r>
      <w:proofErr w:type="spellStart"/>
      <w:r>
        <w:rPr>
          <w:szCs w:val="22"/>
        </w:rPr>
        <w:t>lại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từ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khi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sản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phẩm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bị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lỗi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rồi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lại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phải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ngồi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lại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để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ráp</w:t>
      </w:r>
      <w:proofErr w:type="spellEnd"/>
      <w:r>
        <w:rPr>
          <w:szCs w:val="22"/>
        </w:rPr>
        <w:t xml:space="preserve"> code </w:t>
      </w:r>
      <w:proofErr w:type="spellStart"/>
      <w:r>
        <w:rPr>
          <w:szCs w:val="22"/>
        </w:rPr>
        <w:t>với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nhau</w:t>
      </w:r>
      <w:proofErr w:type="spellEnd"/>
      <w:r>
        <w:rPr>
          <w:szCs w:val="22"/>
        </w:rPr>
        <w:t xml:space="preserve">. </w:t>
      </w:r>
      <w:proofErr w:type="spellStart"/>
      <w:r>
        <w:rPr>
          <w:szCs w:val="22"/>
        </w:rPr>
        <w:t>Điều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này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sẽ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tốn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rất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nhiều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thời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gian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vì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mỗi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lần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ráp</w:t>
      </w:r>
      <w:proofErr w:type="spellEnd"/>
      <w:r>
        <w:rPr>
          <w:szCs w:val="22"/>
        </w:rPr>
        <w:t xml:space="preserve"> code </w:t>
      </w:r>
      <w:proofErr w:type="spellStart"/>
      <w:r>
        <w:rPr>
          <w:szCs w:val="22"/>
        </w:rPr>
        <w:t>là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mỗi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lần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phải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sửa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đổi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để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chương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trình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có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thể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chạy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được</w:t>
      </w:r>
      <w:proofErr w:type="spellEnd"/>
      <w:r>
        <w:rPr>
          <w:szCs w:val="22"/>
        </w:rPr>
        <w:t xml:space="preserve"> (</w:t>
      </w:r>
      <w:proofErr w:type="spellStart"/>
      <w:r>
        <w:rPr>
          <w:szCs w:val="22"/>
        </w:rPr>
        <w:t>vì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mỗi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người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một</w:t>
      </w:r>
      <w:proofErr w:type="spellEnd"/>
      <w:r>
        <w:rPr>
          <w:szCs w:val="22"/>
        </w:rPr>
        <w:t xml:space="preserve"> ý </w:t>
      </w:r>
      <w:proofErr w:type="spellStart"/>
      <w:r>
        <w:rPr>
          <w:szCs w:val="22"/>
        </w:rPr>
        <w:t>khác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nhau</w:t>
      </w:r>
      <w:proofErr w:type="spellEnd"/>
      <w:r>
        <w:rPr>
          <w:szCs w:val="22"/>
        </w:rPr>
        <w:t xml:space="preserve">), </w:t>
      </w:r>
      <w:proofErr w:type="spellStart"/>
      <w:r>
        <w:rPr>
          <w:szCs w:val="22"/>
        </w:rPr>
        <w:t>kế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đến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mỗi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khi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có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một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thành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viên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viết</w:t>
      </w:r>
      <w:proofErr w:type="spellEnd"/>
      <w:r>
        <w:rPr>
          <w:szCs w:val="22"/>
        </w:rPr>
        <w:t xml:space="preserve"> code </w:t>
      </w:r>
      <w:proofErr w:type="spellStart"/>
      <w:r>
        <w:rPr>
          <w:szCs w:val="22"/>
        </w:rPr>
        <w:t>khiến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phần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mềm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bị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lỗi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chúng</w:t>
      </w:r>
      <w:proofErr w:type="spellEnd"/>
      <w:r>
        <w:rPr>
          <w:szCs w:val="22"/>
        </w:rPr>
        <w:t xml:space="preserve"> ta </w:t>
      </w:r>
      <w:proofErr w:type="spellStart"/>
      <w:r>
        <w:rPr>
          <w:szCs w:val="22"/>
        </w:rPr>
        <w:t>sẽ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không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biết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lỗi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đó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là</w:t>
      </w:r>
      <w:proofErr w:type="spellEnd"/>
      <w:r>
        <w:rPr>
          <w:szCs w:val="22"/>
        </w:rPr>
        <w:t xml:space="preserve"> do ai, </w:t>
      </w:r>
      <w:proofErr w:type="spellStart"/>
      <w:r>
        <w:rPr>
          <w:szCs w:val="22"/>
        </w:rPr>
        <w:t>lỗi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đó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có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từ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lúc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nào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và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cũng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rất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khó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khôi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phục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khi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lỗi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xảy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ra</w:t>
      </w:r>
      <w:proofErr w:type="spellEnd"/>
      <w:r>
        <w:rPr>
          <w:szCs w:val="22"/>
        </w:rPr>
        <w:t xml:space="preserve"> (do </w:t>
      </w:r>
      <w:proofErr w:type="spellStart"/>
      <w:r>
        <w:rPr>
          <w:szCs w:val="22"/>
        </w:rPr>
        <w:t>không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hề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có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sao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lưu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trước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đấy</w:t>
      </w:r>
      <w:proofErr w:type="spellEnd"/>
      <w:r>
        <w:rPr>
          <w:szCs w:val="22"/>
        </w:rPr>
        <w:t xml:space="preserve">). </w:t>
      </w:r>
      <w:proofErr w:type="spellStart"/>
      <w:r>
        <w:rPr>
          <w:szCs w:val="22"/>
        </w:rPr>
        <w:t>Vì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vậy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nên</w:t>
      </w:r>
      <w:proofErr w:type="spellEnd"/>
      <w:r>
        <w:rPr>
          <w:szCs w:val="22"/>
        </w:rPr>
        <w:t xml:space="preserve"> Git </w:t>
      </w:r>
      <w:proofErr w:type="spellStart"/>
      <w:r>
        <w:rPr>
          <w:szCs w:val="22"/>
        </w:rPr>
        <w:t>đã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xuất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hiện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đã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giải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quyết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được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các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vấn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đề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này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một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cách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nhanh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gọn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dễ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dàng</w:t>
      </w:r>
      <w:proofErr w:type="spellEnd"/>
      <w:r>
        <w:rPr>
          <w:szCs w:val="22"/>
        </w:rPr>
        <w:t>.</w:t>
      </w:r>
    </w:p>
    <w:p w14:paraId="11215F2A" w14:textId="77777777" w:rsidR="00E45F53" w:rsidRPr="00FB268D" w:rsidRDefault="00E45F53" w:rsidP="008A48B6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8"/>
          <w:u w:val="single"/>
        </w:rPr>
      </w:pPr>
      <w:proofErr w:type="spellStart"/>
      <w:r w:rsidRPr="00FB268D">
        <w:rPr>
          <w:b/>
          <w:bCs/>
          <w:sz w:val="28"/>
          <w:u w:val="single"/>
        </w:rPr>
        <w:t>V</w:t>
      </w:r>
      <w:r>
        <w:rPr>
          <w:b/>
          <w:bCs/>
          <w:sz w:val="28"/>
          <w:u w:val="single"/>
        </w:rPr>
        <w:t>ậy</w:t>
      </w:r>
      <w:proofErr w:type="spellEnd"/>
      <w:r>
        <w:rPr>
          <w:b/>
          <w:bCs/>
          <w:sz w:val="28"/>
          <w:u w:val="single"/>
        </w:rPr>
        <w:t xml:space="preserve"> Git </w:t>
      </w:r>
      <w:proofErr w:type="spellStart"/>
      <w:r>
        <w:rPr>
          <w:b/>
          <w:bCs/>
          <w:sz w:val="28"/>
          <w:u w:val="single"/>
        </w:rPr>
        <w:t>là</w:t>
      </w:r>
      <w:proofErr w:type="spellEnd"/>
      <w:r>
        <w:rPr>
          <w:b/>
          <w:bCs/>
          <w:sz w:val="28"/>
          <w:u w:val="single"/>
        </w:rPr>
        <w:t xml:space="preserve"> </w:t>
      </w:r>
      <w:proofErr w:type="spellStart"/>
      <w:r>
        <w:rPr>
          <w:b/>
          <w:bCs/>
          <w:sz w:val="28"/>
          <w:u w:val="single"/>
        </w:rPr>
        <w:t>gì</w:t>
      </w:r>
      <w:proofErr w:type="spellEnd"/>
      <w:r w:rsidRPr="00FB268D">
        <w:rPr>
          <w:b/>
          <w:bCs/>
          <w:sz w:val="28"/>
          <w:u w:val="single"/>
        </w:rPr>
        <w:t>?</w:t>
      </w:r>
    </w:p>
    <w:p w14:paraId="484C7FC9" w14:textId="77777777" w:rsidR="00E45F53" w:rsidRPr="00261A1E" w:rsidRDefault="00E45F53" w:rsidP="008A48B6">
      <w:pPr>
        <w:pStyle w:val="ListParagraph"/>
        <w:numPr>
          <w:ilvl w:val="0"/>
          <w:numId w:val="14"/>
        </w:numPr>
        <w:spacing w:line="360" w:lineRule="auto"/>
        <w:jc w:val="both"/>
        <w:rPr>
          <w:szCs w:val="22"/>
        </w:rPr>
      </w:pPr>
      <w:r w:rsidRPr="00261A1E">
        <w:rPr>
          <w:szCs w:val="22"/>
        </w:rPr>
        <w:t xml:space="preserve">Git </w:t>
      </w:r>
      <w:proofErr w:type="spellStart"/>
      <w:r w:rsidRPr="00261A1E">
        <w:rPr>
          <w:szCs w:val="22"/>
        </w:rPr>
        <w:t>là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một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hệ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thống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quản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lý</w:t>
      </w:r>
      <w:proofErr w:type="spellEnd"/>
      <w:r w:rsidRPr="00261A1E">
        <w:rPr>
          <w:szCs w:val="22"/>
        </w:rPr>
        <w:t>/</w:t>
      </w:r>
      <w:proofErr w:type="spellStart"/>
      <w:r w:rsidRPr="00261A1E">
        <w:rPr>
          <w:szCs w:val="22"/>
        </w:rPr>
        <w:t>kiểm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soát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phiên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bản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phân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tán</w:t>
      </w:r>
      <w:proofErr w:type="spellEnd"/>
      <w:r w:rsidRPr="00261A1E">
        <w:rPr>
          <w:szCs w:val="22"/>
        </w:rPr>
        <w:t xml:space="preserve"> (Distributed Version Control System – DVCS). </w:t>
      </w:r>
    </w:p>
    <w:p w14:paraId="39CF1E55" w14:textId="77777777" w:rsidR="00E45F53" w:rsidRPr="00261A1E" w:rsidRDefault="00E45F53" w:rsidP="008A48B6">
      <w:pPr>
        <w:pStyle w:val="ListParagraph"/>
        <w:numPr>
          <w:ilvl w:val="0"/>
          <w:numId w:val="14"/>
        </w:numPr>
        <w:spacing w:line="360" w:lineRule="auto"/>
        <w:jc w:val="both"/>
        <w:rPr>
          <w:szCs w:val="22"/>
        </w:rPr>
      </w:pPr>
      <w:proofErr w:type="spellStart"/>
      <w:r w:rsidRPr="00261A1E">
        <w:rPr>
          <w:szCs w:val="22"/>
        </w:rPr>
        <w:t>Trước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tiên</w:t>
      </w:r>
      <w:proofErr w:type="spellEnd"/>
      <w:r w:rsidRPr="00261A1E">
        <w:rPr>
          <w:szCs w:val="22"/>
        </w:rPr>
        <w:t xml:space="preserve"> ta </w:t>
      </w:r>
      <w:proofErr w:type="spellStart"/>
      <w:r w:rsidRPr="00261A1E">
        <w:rPr>
          <w:szCs w:val="22"/>
        </w:rPr>
        <w:t>sẽ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tìm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hiểu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về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hệ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thống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quản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lý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phiên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bản</w:t>
      </w:r>
      <w:proofErr w:type="spellEnd"/>
      <w:r w:rsidRPr="00261A1E">
        <w:rPr>
          <w:szCs w:val="22"/>
        </w:rPr>
        <w:t xml:space="preserve">. </w:t>
      </w:r>
      <w:proofErr w:type="spellStart"/>
      <w:r w:rsidRPr="00261A1E">
        <w:rPr>
          <w:szCs w:val="22"/>
        </w:rPr>
        <w:t>Nó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là</w:t>
      </w:r>
      <w:proofErr w:type="spellEnd"/>
      <w:r w:rsidRPr="00261A1E">
        <w:rPr>
          <w:szCs w:val="22"/>
        </w:rPr>
        <w:t xml:space="preserve"> 1 </w:t>
      </w:r>
      <w:proofErr w:type="spellStart"/>
      <w:r w:rsidRPr="00261A1E">
        <w:rPr>
          <w:szCs w:val="22"/>
        </w:rPr>
        <w:t>hệ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thống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giúp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duy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trì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các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phiên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bản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khác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nhau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của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một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dự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án</w:t>
      </w:r>
      <w:proofErr w:type="spellEnd"/>
      <w:r w:rsidRPr="00261A1E">
        <w:rPr>
          <w:szCs w:val="22"/>
        </w:rPr>
        <w:t xml:space="preserve"> (hay </w:t>
      </w:r>
      <w:proofErr w:type="spellStart"/>
      <w:r w:rsidRPr="00261A1E">
        <w:rPr>
          <w:szCs w:val="22"/>
        </w:rPr>
        <w:t>nó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quản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lí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các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thay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đổi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đối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với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các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tệp</w:t>
      </w:r>
      <w:proofErr w:type="spellEnd"/>
      <w:r w:rsidRPr="00261A1E">
        <w:rPr>
          <w:szCs w:val="22"/>
        </w:rPr>
        <w:t xml:space="preserve">). </w:t>
      </w:r>
      <w:proofErr w:type="spellStart"/>
      <w:r w:rsidRPr="00261A1E">
        <w:rPr>
          <w:szCs w:val="22"/>
        </w:rPr>
        <w:t>Vì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vậy</w:t>
      </w:r>
      <w:proofErr w:type="spellEnd"/>
      <w:r w:rsidRPr="00261A1E">
        <w:rPr>
          <w:szCs w:val="22"/>
        </w:rPr>
        <w:t xml:space="preserve">, ta </w:t>
      </w:r>
      <w:proofErr w:type="spellStart"/>
      <w:r w:rsidRPr="00261A1E">
        <w:rPr>
          <w:szCs w:val="22"/>
        </w:rPr>
        <w:t>hoàn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toàn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có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thể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xem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lại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lịch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sử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thay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đổi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với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mã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nguồn</w:t>
      </w:r>
      <w:proofErr w:type="spellEnd"/>
      <w:r w:rsidRPr="00261A1E">
        <w:rPr>
          <w:szCs w:val="22"/>
        </w:rPr>
        <w:t xml:space="preserve"> (</w:t>
      </w:r>
      <w:proofErr w:type="spellStart"/>
      <w:r w:rsidRPr="00261A1E">
        <w:rPr>
          <w:szCs w:val="22"/>
        </w:rPr>
        <w:t>ví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dụ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như</w:t>
      </w:r>
      <w:proofErr w:type="spellEnd"/>
      <w:r w:rsidRPr="00261A1E">
        <w:rPr>
          <w:szCs w:val="22"/>
        </w:rPr>
        <w:t xml:space="preserve">: </w:t>
      </w:r>
      <w:proofErr w:type="spellStart"/>
      <w:r w:rsidRPr="00261A1E">
        <w:rPr>
          <w:szCs w:val="22"/>
        </w:rPr>
        <w:t>cái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gì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đã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được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thêm</w:t>
      </w:r>
      <w:proofErr w:type="spellEnd"/>
      <w:r w:rsidRPr="00261A1E">
        <w:rPr>
          <w:szCs w:val="22"/>
        </w:rPr>
        <w:t>/</w:t>
      </w:r>
      <w:proofErr w:type="spellStart"/>
      <w:r w:rsidRPr="00261A1E">
        <w:rPr>
          <w:szCs w:val="22"/>
        </w:rPr>
        <w:t>bớt</w:t>
      </w:r>
      <w:proofErr w:type="spellEnd"/>
      <w:r w:rsidRPr="00261A1E">
        <w:rPr>
          <w:szCs w:val="22"/>
        </w:rPr>
        <w:t>/</w:t>
      </w:r>
      <w:proofErr w:type="spellStart"/>
      <w:r w:rsidRPr="00261A1E">
        <w:rPr>
          <w:szCs w:val="22"/>
        </w:rPr>
        <w:t>thay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đổi</w:t>
      </w:r>
      <w:proofErr w:type="spellEnd"/>
      <w:r w:rsidRPr="00261A1E">
        <w:rPr>
          <w:szCs w:val="22"/>
        </w:rPr>
        <w:t xml:space="preserve"> ở </w:t>
      </w:r>
      <w:proofErr w:type="spellStart"/>
      <w:r w:rsidRPr="00261A1E">
        <w:rPr>
          <w:szCs w:val="22"/>
        </w:rPr>
        <w:t>khúc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nào</w:t>
      </w:r>
      <w:proofErr w:type="spellEnd"/>
      <w:r w:rsidRPr="00261A1E">
        <w:rPr>
          <w:szCs w:val="22"/>
        </w:rPr>
        <w:t xml:space="preserve">, ai </w:t>
      </w:r>
      <w:proofErr w:type="spellStart"/>
      <w:r w:rsidRPr="00261A1E">
        <w:rPr>
          <w:szCs w:val="22"/>
        </w:rPr>
        <w:t>đã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thực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hiện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những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thay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đổi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đó</w:t>
      </w:r>
      <w:proofErr w:type="spellEnd"/>
      <w:r w:rsidRPr="00261A1E">
        <w:rPr>
          <w:szCs w:val="22"/>
        </w:rPr>
        <w:t xml:space="preserve">, </w:t>
      </w:r>
      <w:proofErr w:type="spellStart"/>
      <w:r w:rsidRPr="00261A1E">
        <w:rPr>
          <w:szCs w:val="22"/>
        </w:rPr>
        <w:t>và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những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thay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đổi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đó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đã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được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thực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hiện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vào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lúc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nào</w:t>
      </w:r>
      <w:proofErr w:type="spellEnd"/>
      <w:r w:rsidRPr="00261A1E">
        <w:rPr>
          <w:szCs w:val="22"/>
        </w:rPr>
        <w:t xml:space="preserve">, </w:t>
      </w:r>
      <w:proofErr w:type="spellStart"/>
      <w:r w:rsidRPr="00261A1E">
        <w:rPr>
          <w:szCs w:val="22"/>
        </w:rPr>
        <w:t>lí</w:t>
      </w:r>
      <w:proofErr w:type="spellEnd"/>
      <w:r w:rsidRPr="00261A1E">
        <w:rPr>
          <w:szCs w:val="22"/>
        </w:rPr>
        <w:t xml:space="preserve"> do </w:t>
      </w:r>
      <w:proofErr w:type="spellStart"/>
      <w:r w:rsidRPr="00261A1E">
        <w:rPr>
          <w:szCs w:val="22"/>
        </w:rPr>
        <w:t>thay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đổi</w:t>
      </w:r>
      <w:proofErr w:type="spellEnd"/>
      <w:r w:rsidRPr="00261A1E">
        <w:rPr>
          <w:szCs w:val="22"/>
        </w:rPr>
        <w:t xml:space="preserve">, …). </w:t>
      </w:r>
      <w:proofErr w:type="spellStart"/>
      <w:r w:rsidRPr="00261A1E">
        <w:rPr>
          <w:szCs w:val="22"/>
        </w:rPr>
        <w:t>Và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hơn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thế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nữa</w:t>
      </w:r>
      <w:proofErr w:type="spellEnd"/>
      <w:r w:rsidRPr="00261A1E">
        <w:rPr>
          <w:szCs w:val="22"/>
        </w:rPr>
        <w:t xml:space="preserve">, </w:t>
      </w:r>
      <w:proofErr w:type="spellStart"/>
      <w:r w:rsidRPr="00261A1E">
        <w:rPr>
          <w:szCs w:val="22"/>
        </w:rPr>
        <w:t>mỗi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khi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có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lỗi</w:t>
      </w:r>
      <w:proofErr w:type="spellEnd"/>
      <w:r w:rsidRPr="00261A1E">
        <w:rPr>
          <w:szCs w:val="22"/>
        </w:rPr>
        <w:t xml:space="preserve">, ta </w:t>
      </w:r>
      <w:proofErr w:type="spellStart"/>
      <w:r w:rsidRPr="00261A1E">
        <w:rPr>
          <w:szCs w:val="22"/>
        </w:rPr>
        <w:t>hoàn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toàn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có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thể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biết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được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điều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gì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đã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gây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ra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lỗi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để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có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thể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khắc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phục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một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cách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nhanh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hơn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hoặc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thậm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chí</w:t>
      </w:r>
      <w:proofErr w:type="spellEnd"/>
      <w:r w:rsidRPr="00261A1E">
        <w:rPr>
          <w:szCs w:val="22"/>
        </w:rPr>
        <w:t xml:space="preserve"> ta </w:t>
      </w:r>
      <w:proofErr w:type="spellStart"/>
      <w:r w:rsidRPr="00261A1E">
        <w:rPr>
          <w:szCs w:val="22"/>
        </w:rPr>
        <w:t>còn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có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thể</w:t>
      </w:r>
      <w:proofErr w:type="spellEnd"/>
      <w:r w:rsidRPr="00261A1E">
        <w:rPr>
          <w:szCs w:val="22"/>
        </w:rPr>
        <w:t xml:space="preserve"> quay </w:t>
      </w:r>
      <w:proofErr w:type="spellStart"/>
      <w:r w:rsidRPr="00261A1E">
        <w:rPr>
          <w:szCs w:val="22"/>
        </w:rPr>
        <w:t>lại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bất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kì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phiên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bản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nào</w:t>
      </w:r>
      <w:proofErr w:type="spellEnd"/>
      <w:r w:rsidRPr="00261A1E">
        <w:rPr>
          <w:szCs w:val="22"/>
        </w:rPr>
        <w:t xml:space="preserve"> ta </w:t>
      </w:r>
      <w:proofErr w:type="spellStart"/>
      <w:r w:rsidRPr="00261A1E">
        <w:rPr>
          <w:szCs w:val="22"/>
        </w:rPr>
        <w:t>muốn</w:t>
      </w:r>
      <w:proofErr w:type="spellEnd"/>
      <w:r w:rsidRPr="00261A1E">
        <w:rPr>
          <w:szCs w:val="22"/>
        </w:rPr>
        <w:t>.</w:t>
      </w:r>
    </w:p>
    <w:p w14:paraId="59CB7453" w14:textId="77777777" w:rsidR="00E45F53" w:rsidRPr="00261A1E" w:rsidRDefault="00E45F53" w:rsidP="008A48B6">
      <w:pPr>
        <w:pStyle w:val="ListParagraph"/>
        <w:numPr>
          <w:ilvl w:val="0"/>
          <w:numId w:val="14"/>
        </w:numPr>
        <w:spacing w:line="360" w:lineRule="auto"/>
        <w:jc w:val="both"/>
        <w:rPr>
          <w:szCs w:val="22"/>
        </w:rPr>
      </w:pPr>
      <w:proofErr w:type="spellStart"/>
      <w:r w:rsidRPr="00261A1E">
        <w:rPr>
          <w:szCs w:val="22"/>
        </w:rPr>
        <w:t>Tiếp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đến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là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hệ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thống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quản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lí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phiên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bản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phân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tán</w:t>
      </w:r>
      <w:proofErr w:type="spellEnd"/>
      <w:r w:rsidRPr="00261A1E">
        <w:rPr>
          <w:szCs w:val="22"/>
        </w:rPr>
        <w:t xml:space="preserve">, </w:t>
      </w:r>
      <w:proofErr w:type="spellStart"/>
      <w:r w:rsidRPr="00261A1E">
        <w:rPr>
          <w:szCs w:val="22"/>
        </w:rPr>
        <w:t>nghĩa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là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mọi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cộng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tác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viên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đều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có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kho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lưu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trữ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cục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bộ</w:t>
      </w:r>
      <w:proofErr w:type="spellEnd"/>
      <w:r w:rsidRPr="00261A1E">
        <w:rPr>
          <w:szCs w:val="22"/>
        </w:rPr>
        <w:t xml:space="preserve"> (local repository) </w:t>
      </w:r>
      <w:proofErr w:type="spellStart"/>
      <w:r w:rsidRPr="00261A1E">
        <w:rPr>
          <w:szCs w:val="22"/>
        </w:rPr>
        <w:t>trên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máy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cục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bộ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của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mỉnh</w:t>
      </w:r>
      <w:proofErr w:type="spellEnd"/>
      <w:r w:rsidRPr="00261A1E">
        <w:rPr>
          <w:szCs w:val="22"/>
        </w:rPr>
        <w:t xml:space="preserve">, </w:t>
      </w:r>
      <w:proofErr w:type="spellStart"/>
      <w:r w:rsidRPr="00261A1E">
        <w:rPr>
          <w:szCs w:val="22"/>
        </w:rPr>
        <w:t>khác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với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trung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tâm</w:t>
      </w:r>
      <w:proofErr w:type="spellEnd"/>
      <w:r w:rsidRPr="00261A1E">
        <w:rPr>
          <w:szCs w:val="22"/>
        </w:rPr>
        <w:t xml:space="preserve"> (central) </w:t>
      </w:r>
      <w:proofErr w:type="spellStart"/>
      <w:r w:rsidRPr="00261A1E">
        <w:rPr>
          <w:szCs w:val="22"/>
        </w:rPr>
        <w:t>nơi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mà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các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thành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viên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phải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có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kết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nối</w:t>
      </w:r>
      <w:proofErr w:type="spellEnd"/>
      <w:r w:rsidRPr="00261A1E">
        <w:rPr>
          <w:szCs w:val="22"/>
        </w:rPr>
        <w:t xml:space="preserve"> Internet </w:t>
      </w:r>
      <w:proofErr w:type="spellStart"/>
      <w:r w:rsidRPr="00261A1E">
        <w:rPr>
          <w:szCs w:val="22"/>
        </w:rPr>
        <w:t>để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cập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nhật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công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việc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của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họ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lên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kho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lưu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trữ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trung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tâm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chính</w:t>
      </w:r>
      <w:proofErr w:type="spellEnd"/>
      <w:r w:rsidRPr="00261A1E">
        <w:rPr>
          <w:szCs w:val="22"/>
        </w:rPr>
        <w:t xml:space="preserve"> (main central repository). Các </w:t>
      </w:r>
      <w:proofErr w:type="spellStart"/>
      <w:r w:rsidRPr="00261A1E">
        <w:rPr>
          <w:szCs w:val="22"/>
        </w:rPr>
        <w:t>thành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viên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có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thể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nhân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bản</w:t>
      </w:r>
      <w:proofErr w:type="spellEnd"/>
      <w:r w:rsidRPr="00261A1E">
        <w:rPr>
          <w:szCs w:val="22"/>
        </w:rPr>
        <w:t xml:space="preserve"> (clone) </w:t>
      </w:r>
      <w:proofErr w:type="spellStart"/>
      <w:r w:rsidRPr="00261A1E">
        <w:rPr>
          <w:szCs w:val="22"/>
        </w:rPr>
        <w:t>từ</w:t>
      </w:r>
      <w:proofErr w:type="spellEnd"/>
      <w:r w:rsidRPr="00261A1E">
        <w:rPr>
          <w:szCs w:val="22"/>
        </w:rPr>
        <w:t xml:space="preserve"> main central repo </w:t>
      </w:r>
      <w:proofErr w:type="spellStart"/>
      <w:r w:rsidRPr="00261A1E">
        <w:rPr>
          <w:szCs w:val="22"/>
        </w:rPr>
        <w:t>về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máy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cục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bộ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để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làm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việc</w:t>
      </w:r>
      <w:proofErr w:type="spellEnd"/>
      <w:r w:rsidRPr="00261A1E">
        <w:rPr>
          <w:szCs w:val="22"/>
        </w:rPr>
        <w:t xml:space="preserve">, </w:t>
      </w:r>
      <w:proofErr w:type="spellStart"/>
      <w:r w:rsidRPr="00261A1E">
        <w:rPr>
          <w:szCs w:val="22"/>
        </w:rPr>
        <w:t>cũng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như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giúp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việc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đồng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bộ</w:t>
      </w:r>
      <w:proofErr w:type="spellEnd"/>
      <w:r w:rsidRPr="00261A1E">
        <w:rPr>
          <w:szCs w:val="22"/>
        </w:rPr>
        <w:t xml:space="preserve"> source code </w:t>
      </w:r>
      <w:proofErr w:type="spellStart"/>
      <w:r w:rsidRPr="00261A1E">
        <w:rPr>
          <w:szCs w:val="22"/>
        </w:rPr>
        <w:t>dễ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dàng</w:t>
      </w:r>
      <w:proofErr w:type="spellEnd"/>
      <w:r w:rsidRPr="00261A1E">
        <w:rPr>
          <w:szCs w:val="22"/>
        </w:rPr>
        <w:t xml:space="preserve"> </w:t>
      </w:r>
      <w:proofErr w:type="spellStart"/>
      <w:r w:rsidRPr="00261A1E">
        <w:rPr>
          <w:szCs w:val="22"/>
        </w:rPr>
        <w:t>hơn</w:t>
      </w:r>
      <w:proofErr w:type="spellEnd"/>
      <w:r w:rsidRPr="00261A1E">
        <w:rPr>
          <w:szCs w:val="22"/>
        </w:rPr>
        <w:t>.</w:t>
      </w:r>
    </w:p>
    <w:p w14:paraId="6D3A7EFF" w14:textId="77777777" w:rsidR="00E45F53" w:rsidRPr="009143E1" w:rsidRDefault="00E45F53" w:rsidP="00E45F53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  <w:bCs/>
          <w:sz w:val="28"/>
          <w:u w:val="single"/>
        </w:rPr>
      </w:pPr>
      <w:r w:rsidRPr="009143E1">
        <w:rPr>
          <w:b/>
          <w:bCs/>
          <w:sz w:val="28"/>
          <w:u w:val="single"/>
        </w:rPr>
        <w:t xml:space="preserve">Lợi </w:t>
      </w:r>
      <w:proofErr w:type="spellStart"/>
      <w:r w:rsidRPr="009143E1">
        <w:rPr>
          <w:b/>
          <w:bCs/>
          <w:sz w:val="28"/>
          <w:u w:val="single"/>
        </w:rPr>
        <w:t>ích</w:t>
      </w:r>
      <w:proofErr w:type="spellEnd"/>
      <w:r w:rsidRPr="009143E1">
        <w:rPr>
          <w:b/>
          <w:bCs/>
          <w:sz w:val="28"/>
          <w:u w:val="single"/>
        </w:rPr>
        <w:t xml:space="preserve"> </w:t>
      </w:r>
      <w:proofErr w:type="spellStart"/>
      <w:r w:rsidRPr="009143E1">
        <w:rPr>
          <w:b/>
          <w:bCs/>
          <w:sz w:val="28"/>
          <w:u w:val="single"/>
        </w:rPr>
        <w:t>của</w:t>
      </w:r>
      <w:proofErr w:type="spellEnd"/>
      <w:r w:rsidRPr="009143E1">
        <w:rPr>
          <w:b/>
          <w:bCs/>
          <w:sz w:val="28"/>
          <w:u w:val="single"/>
        </w:rPr>
        <w:t xml:space="preserve"> Git:</w:t>
      </w:r>
    </w:p>
    <w:p w14:paraId="7826FD96" w14:textId="77777777" w:rsidR="00E45F53" w:rsidRDefault="00E45F53" w:rsidP="00E45F53">
      <w:pPr>
        <w:pStyle w:val="ListParagraph"/>
        <w:numPr>
          <w:ilvl w:val="0"/>
          <w:numId w:val="9"/>
        </w:numPr>
        <w:spacing w:line="360" w:lineRule="auto"/>
        <w:ind w:left="990"/>
        <w:jc w:val="both"/>
        <w:rPr>
          <w:szCs w:val="22"/>
        </w:rPr>
      </w:pPr>
      <w:proofErr w:type="spellStart"/>
      <w:r>
        <w:rPr>
          <w:szCs w:val="22"/>
        </w:rPr>
        <w:lastRenderedPageBreak/>
        <w:t>Giúp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các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thành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viên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có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thể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cộng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tác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dễ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dàng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không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cần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phải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gửi</w:t>
      </w:r>
      <w:proofErr w:type="spellEnd"/>
      <w:r>
        <w:rPr>
          <w:szCs w:val="22"/>
        </w:rPr>
        <w:t xml:space="preserve"> file qua </w:t>
      </w:r>
      <w:proofErr w:type="spellStart"/>
      <w:r>
        <w:rPr>
          <w:szCs w:val="22"/>
        </w:rPr>
        <w:t>lại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tốn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kém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thời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gian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đôi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khi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còn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mất</w:t>
      </w:r>
      <w:proofErr w:type="spellEnd"/>
      <w:r>
        <w:rPr>
          <w:szCs w:val="22"/>
        </w:rPr>
        <w:t xml:space="preserve"> file, </w:t>
      </w:r>
      <w:proofErr w:type="spellStart"/>
      <w:r>
        <w:rPr>
          <w:szCs w:val="22"/>
        </w:rPr>
        <w:t>không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bảo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mật</w:t>
      </w:r>
      <w:proofErr w:type="spellEnd"/>
      <w:r>
        <w:rPr>
          <w:szCs w:val="22"/>
        </w:rPr>
        <w:t>.</w:t>
      </w:r>
    </w:p>
    <w:p w14:paraId="0ADB5490" w14:textId="77777777" w:rsidR="00E45F53" w:rsidRPr="00A4595E" w:rsidRDefault="00E45F53" w:rsidP="00E45F53">
      <w:pPr>
        <w:pStyle w:val="ListParagraph"/>
        <w:numPr>
          <w:ilvl w:val="0"/>
          <w:numId w:val="9"/>
        </w:numPr>
        <w:spacing w:line="360" w:lineRule="auto"/>
        <w:ind w:left="990"/>
        <w:jc w:val="both"/>
        <w:rPr>
          <w:szCs w:val="22"/>
          <w:lang w:val="fr-FR"/>
        </w:rPr>
      </w:pPr>
      <w:proofErr w:type="spellStart"/>
      <w:r w:rsidRPr="00A4595E">
        <w:rPr>
          <w:szCs w:val="22"/>
          <w:lang w:val="fr-FR"/>
        </w:rPr>
        <w:t>Giúp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việc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quản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lí</w:t>
      </w:r>
      <w:proofErr w:type="spellEnd"/>
      <w:r w:rsidRPr="00A4595E">
        <w:rPr>
          <w:szCs w:val="22"/>
          <w:lang w:val="fr-FR"/>
        </w:rPr>
        <w:t xml:space="preserve"> source code </w:t>
      </w:r>
      <w:proofErr w:type="spellStart"/>
      <w:r w:rsidRPr="00A4595E">
        <w:rPr>
          <w:szCs w:val="22"/>
          <w:lang w:val="fr-FR"/>
        </w:rPr>
        <w:t>dễ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dàng</w:t>
      </w:r>
      <w:proofErr w:type="spellEnd"/>
      <w:r w:rsidRPr="00A4595E">
        <w:rPr>
          <w:szCs w:val="22"/>
          <w:lang w:val="fr-FR"/>
        </w:rPr>
        <w:t>.</w:t>
      </w:r>
    </w:p>
    <w:p w14:paraId="1B47CF8A" w14:textId="77777777" w:rsidR="00E45F53" w:rsidRPr="00A4595E" w:rsidRDefault="00E45F53" w:rsidP="00E45F53">
      <w:pPr>
        <w:pStyle w:val="ListParagraph"/>
        <w:numPr>
          <w:ilvl w:val="0"/>
          <w:numId w:val="9"/>
        </w:numPr>
        <w:spacing w:line="360" w:lineRule="auto"/>
        <w:ind w:left="990"/>
        <w:jc w:val="both"/>
        <w:rPr>
          <w:szCs w:val="22"/>
          <w:lang w:val="fr-FR"/>
        </w:rPr>
      </w:pPr>
      <w:proofErr w:type="spellStart"/>
      <w:r w:rsidRPr="00A4595E">
        <w:rPr>
          <w:szCs w:val="22"/>
          <w:lang w:val="fr-FR"/>
        </w:rPr>
        <w:t>Giúp</w:t>
      </w:r>
      <w:proofErr w:type="spellEnd"/>
      <w:r w:rsidRPr="00A4595E">
        <w:rPr>
          <w:szCs w:val="22"/>
          <w:lang w:val="fr-FR"/>
        </w:rPr>
        <w:t xml:space="preserve"> ta </w:t>
      </w:r>
      <w:proofErr w:type="spellStart"/>
      <w:r w:rsidRPr="00A4595E">
        <w:rPr>
          <w:szCs w:val="22"/>
          <w:lang w:val="fr-FR"/>
        </w:rPr>
        <w:t>khôi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phục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lại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phiên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bản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trước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đó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nếu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muốn</w:t>
      </w:r>
      <w:proofErr w:type="spellEnd"/>
      <w:r w:rsidRPr="00A4595E">
        <w:rPr>
          <w:szCs w:val="22"/>
          <w:lang w:val="fr-FR"/>
        </w:rPr>
        <w:t xml:space="preserve"> (ta </w:t>
      </w:r>
      <w:proofErr w:type="spellStart"/>
      <w:r w:rsidRPr="00A4595E">
        <w:rPr>
          <w:szCs w:val="22"/>
          <w:lang w:val="fr-FR"/>
        </w:rPr>
        <w:t>cũng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không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còn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phải</w:t>
      </w:r>
      <w:proofErr w:type="spellEnd"/>
      <w:r w:rsidRPr="00A4595E">
        <w:rPr>
          <w:szCs w:val="22"/>
          <w:lang w:val="fr-FR"/>
        </w:rPr>
        <w:t xml:space="preserve"> copy paste </w:t>
      </w:r>
      <w:proofErr w:type="spellStart"/>
      <w:r w:rsidRPr="00A4595E">
        <w:rPr>
          <w:szCs w:val="22"/>
          <w:lang w:val="fr-FR"/>
        </w:rPr>
        <w:t>để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lưu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lại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mã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nguồn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trước</w:t>
      </w:r>
      <w:proofErr w:type="spellEnd"/>
      <w:r w:rsidRPr="00A4595E">
        <w:rPr>
          <w:szCs w:val="22"/>
          <w:lang w:val="fr-FR"/>
        </w:rPr>
        <w:t xml:space="preserve"> khi </w:t>
      </w:r>
      <w:proofErr w:type="spellStart"/>
      <w:r w:rsidRPr="00A4595E">
        <w:rPr>
          <w:szCs w:val="22"/>
          <w:lang w:val="fr-FR"/>
        </w:rPr>
        <w:t>thay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đổi</w:t>
      </w:r>
      <w:proofErr w:type="spellEnd"/>
      <w:r w:rsidRPr="00A4595E">
        <w:rPr>
          <w:szCs w:val="22"/>
          <w:lang w:val="fr-FR"/>
        </w:rPr>
        <w:t>)</w:t>
      </w:r>
    </w:p>
    <w:p w14:paraId="2CF18F97" w14:textId="77777777" w:rsidR="00E45F53" w:rsidRPr="00A4595E" w:rsidRDefault="00E45F53" w:rsidP="00E45F53">
      <w:pPr>
        <w:pStyle w:val="ListParagraph"/>
        <w:numPr>
          <w:ilvl w:val="0"/>
          <w:numId w:val="9"/>
        </w:numPr>
        <w:spacing w:line="360" w:lineRule="auto"/>
        <w:ind w:left="990"/>
        <w:jc w:val="both"/>
        <w:rPr>
          <w:szCs w:val="22"/>
          <w:lang w:val="fr-FR"/>
        </w:rPr>
      </w:pPr>
      <w:proofErr w:type="spellStart"/>
      <w:r w:rsidRPr="00A4595E">
        <w:rPr>
          <w:szCs w:val="22"/>
          <w:lang w:val="fr-FR"/>
        </w:rPr>
        <w:t>Giúp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giải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quyết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các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xung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đột</w:t>
      </w:r>
      <w:proofErr w:type="spellEnd"/>
      <w:r w:rsidRPr="00A4595E">
        <w:rPr>
          <w:szCs w:val="22"/>
          <w:lang w:val="fr-FR"/>
        </w:rPr>
        <w:t xml:space="preserve"> khi </w:t>
      </w:r>
      <w:proofErr w:type="spellStart"/>
      <w:r w:rsidRPr="00A4595E">
        <w:rPr>
          <w:szCs w:val="22"/>
          <w:lang w:val="fr-FR"/>
        </w:rPr>
        <w:t>nhiều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thành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viên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làm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việc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với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nhau</w:t>
      </w:r>
      <w:proofErr w:type="spellEnd"/>
      <w:r w:rsidRPr="00A4595E">
        <w:rPr>
          <w:szCs w:val="22"/>
          <w:lang w:val="fr-FR"/>
        </w:rPr>
        <w:t>.</w:t>
      </w:r>
    </w:p>
    <w:p w14:paraId="4A1E5F02" w14:textId="77777777" w:rsidR="00E45F53" w:rsidRPr="00A4595E" w:rsidRDefault="00E45F53" w:rsidP="00E45F53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  <w:bCs/>
          <w:sz w:val="28"/>
          <w:lang w:val="fr-FR"/>
        </w:rPr>
      </w:pPr>
      <w:proofErr w:type="spellStart"/>
      <w:r w:rsidRPr="00A4595E">
        <w:rPr>
          <w:b/>
          <w:bCs/>
          <w:sz w:val="28"/>
          <w:u w:val="single"/>
          <w:lang w:val="fr-FR"/>
        </w:rPr>
        <w:t>Thế</w:t>
      </w:r>
      <w:proofErr w:type="spellEnd"/>
      <w:r w:rsidRPr="00A4595E">
        <w:rPr>
          <w:b/>
          <w:bCs/>
          <w:sz w:val="28"/>
          <w:u w:val="single"/>
          <w:lang w:val="fr-FR"/>
        </w:rPr>
        <w:t xml:space="preserve"> </w:t>
      </w:r>
      <w:proofErr w:type="spellStart"/>
      <w:r w:rsidRPr="00A4595E">
        <w:rPr>
          <w:b/>
          <w:bCs/>
          <w:sz w:val="28"/>
          <w:u w:val="single"/>
          <w:lang w:val="fr-FR"/>
        </w:rPr>
        <w:t>còn</w:t>
      </w:r>
      <w:proofErr w:type="spellEnd"/>
      <w:r w:rsidRPr="00A4595E">
        <w:rPr>
          <w:b/>
          <w:bCs/>
          <w:sz w:val="28"/>
          <w:u w:val="single"/>
          <w:lang w:val="fr-FR"/>
        </w:rPr>
        <w:t xml:space="preserve"> </w:t>
      </w:r>
      <w:proofErr w:type="spellStart"/>
      <w:r w:rsidRPr="00A4595E">
        <w:rPr>
          <w:b/>
          <w:bCs/>
          <w:sz w:val="28"/>
          <w:u w:val="single"/>
          <w:lang w:val="fr-FR"/>
        </w:rPr>
        <w:t>Github</w:t>
      </w:r>
      <w:proofErr w:type="spellEnd"/>
      <w:r w:rsidRPr="00A4595E">
        <w:rPr>
          <w:b/>
          <w:bCs/>
          <w:sz w:val="28"/>
          <w:u w:val="single"/>
          <w:lang w:val="fr-FR"/>
        </w:rPr>
        <w:t xml:space="preserve"> </w:t>
      </w:r>
      <w:proofErr w:type="spellStart"/>
      <w:r w:rsidRPr="00A4595E">
        <w:rPr>
          <w:b/>
          <w:bCs/>
          <w:sz w:val="28"/>
          <w:u w:val="single"/>
          <w:lang w:val="fr-FR"/>
        </w:rPr>
        <w:t>là</w:t>
      </w:r>
      <w:proofErr w:type="spellEnd"/>
      <w:r w:rsidRPr="00A4595E">
        <w:rPr>
          <w:b/>
          <w:bCs/>
          <w:sz w:val="28"/>
          <w:u w:val="single"/>
          <w:lang w:val="fr-FR"/>
        </w:rPr>
        <w:t xml:space="preserve"> </w:t>
      </w:r>
      <w:proofErr w:type="spellStart"/>
      <w:proofErr w:type="gramStart"/>
      <w:r w:rsidRPr="00A4595E">
        <w:rPr>
          <w:b/>
          <w:bCs/>
          <w:sz w:val="28"/>
          <w:u w:val="single"/>
          <w:lang w:val="fr-FR"/>
        </w:rPr>
        <w:t>gì</w:t>
      </w:r>
      <w:proofErr w:type="spellEnd"/>
      <w:r w:rsidRPr="00A4595E">
        <w:rPr>
          <w:b/>
          <w:bCs/>
          <w:sz w:val="28"/>
          <w:u w:val="single"/>
          <w:lang w:val="fr-FR"/>
        </w:rPr>
        <w:t>?</w:t>
      </w:r>
      <w:proofErr w:type="gramEnd"/>
    </w:p>
    <w:p w14:paraId="4CCB0F3C" w14:textId="77777777" w:rsidR="008A48B6" w:rsidRPr="00A4595E" w:rsidRDefault="00E45F53" w:rsidP="008A48B6">
      <w:pPr>
        <w:pStyle w:val="ListParagraph"/>
        <w:numPr>
          <w:ilvl w:val="0"/>
          <w:numId w:val="12"/>
        </w:numPr>
        <w:spacing w:line="360" w:lineRule="auto"/>
        <w:jc w:val="both"/>
        <w:rPr>
          <w:b/>
          <w:bCs/>
          <w:szCs w:val="22"/>
          <w:lang w:val="fr-FR"/>
        </w:rPr>
      </w:pPr>
      <w:proofErr w:type="spellStart"/>
      <w:r w:rsidRPr="00A4595E">
        <w:rPr>
          <w:szCs w:val="22"/>
          <w:lang w:val="fr-FR"/>
        </w:rPr>
        <w:t>Đa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số</w:t>
      </w:r>
      <w:proofErr w:type="spellEnd"/>
      <w:r w:rsidRPr="00A4595E">
        <w:rPr>
          <w:szCs w:val="22"/>
          <w:lang w:val="fr-FR"/>
        </w:rPr>
        <w:t xml:space="preserve"> ai </w:t>
      </w:r>
      <w:proofErr w:type="spellStart"/>
      <w:r w:rsidRPr="00A4595E">
        <w:rPr>
          <w:szCs w:val="22"/>
          <w:lang w:val="fr-FR"/>
        </w:rPr>
        <w:t>trong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chúng</w:t>
      </w:r>
      <w:proofErr w:type="spellEnd"/>
      <w:r w:rsidRPr="00A4595E">
        <w:rPr>
          <w:szCs w:val="22"/>
          <w:lang w:val="fr-FR"/>
        </w:rPr>
        <w:t xml:space="preserve"> ta </w:t>
      </w:r>
      <w:proofErr w:type="spellStart"/>
      <w:r w:rsidRPr="00A4595E">
        <w:rPr>
          <w:szCs w:val="22"/>
          <w:lang w:val="fr-FR"/>
        </w:rPr>
        <w:t>cũng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đã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nghe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đến</w:t>
      </w:r>
      <w:proofErr w:type="spellEnd"/>
      <w:r w:rsidRPr="00A4595E">
        <w:rPr>
          <w:szCs w:val="22"/>
          <w:lang w:val="fr-FR"/>
        </w:rPr>
        <w:t xml:space="preserve"> Git </w:t>
      </w:r>
      <w:proofErr w:type="spellStart"/>
      <w:r w:rsidRPr="00A4595E">
        <w:rPr>
          <w:szCs w:val="22"/>
          <w:lang w:val="fr-FR"/>
        </w:rPr>
        <w:t>và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Github</w:t>
      </w:r>
      <w:proofErr w:type="spellEnd"/>
      <w:r w:rsidRPr="00A4595E">
        <w:rPr>
          <w:szCs w:val="22"/>
          <w:lang w:val="fr-FR"/>
        </w:rPr>
        <w:t xml:space="preserve">, </w:t>
      </w:r>
      <w:proofErr w:type="spellStart"/>
      <w:r w:rsidRPr="00A4595E">
        <w:rPr>
          <w:szCs w:val="22"/>
          <w:lang w:val="fr-FR"/>
        </w:rPr>
        <w:t>thậm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chí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còn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đã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sử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dụng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Github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để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tham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khảo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tài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liệu</w:t>
      </w:r>
      <w:proofErr w:type="spellEnd"/>
      <w:r w:rsidRPr="00A4595E">
        <w:rPr>
          <w:szCs w:val="22"/>
          <w:lang w:val="fr-FR"/>
        </w:rPr>
        <w:t xml:space="preserve">, </w:t>
      </w:r>
      <w:proofErr w:type="spellStart"/>
      <w:r w:rsidRPr="00A4595E">
        <w:rPr>
          <w:szCs w:val="22"/>
          <w:lang w:val="fr-FR"/>
        </w:rPr>
        <w:t>nhưng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đa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phần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hay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nhầm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lẫn</w:t>
      </w:r>
      <w:proofErr w:type="spellEnd"/>
      <w:r w:rsidRPr="00A4595E">
        <w:rPr>
          <w:szCs w:val="22"/>
          <w:lang w:val="fr-FR"/>
        </w:rPr>
        <w:t xml:space="preserve"> Git </w:t>
      </w:r>
      <w:proofErr w:type="spellStart"/>
      <w:r w:rsidRPr="00A4595E">
        <w:rPr>
          <w:szCs w:val="22"/>
          <w:lang w:val="fr-FR"/>
        </w:rPr>
        <w:t>và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Github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là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một</w:t>
      </w:r>
      <w:proofErr w:type="spellEnd"/>
      <w:r w:rsidRPr="00A4595E">
        <w:rPr>
          <w:szCs w:val="22"/>
          <w:lang w:val="fr-FR"/>
        </w:rPr>
        <w:t xml:space="preserve">. </w:t>
      </w:r>
    </w:p>
    <w:p w14:paraId="6AD362C1" w14:textId="57615A1E" w:rsidR="007A48AA" w:rsidRPr="001D17A4" w:rsidRDefault="00E45F53" w:rsidP="008A48B6">
      <w:pPr>
        <w:pStyle w:val="ListParagraph"/>
        <w:numPr>
          <w:ilvl w:val="0"/>
          <w:numId w:val="12"/>
        </w:numPr>
        <w:spacing w:line="360" w:lineRule="auto"/>
        <w:jc w:val="both"/>
        <w:rPr>
          <w:b/>
          <w:bCs/>
          <w:szCs w:val="22"/>
          <w:lang w:val="fr-FR"/>
        </w:rPr>
      </w:pPr>
      <w:proofErr w:type="spellStart"/>
      <w:r w:rsidRPr="00A4595E">
        <w:rPr>
          <w:szCs w:val="22"/>
          <w:lang w:val="fr-FR"/>
        </w:rPr>
        <w:t>Trong</w:t>
      </w:r>
      <w:proofErr w:type="spellEnd"/>
      <w:r w:rsidRPr="00A4595E">
        <w:rPr>
          <w:szCs w:val="22"/>
          <w:lang w:val="fr-FR"/>
        </w:rPr>
        <w:t xml:space="preserve"> khi Git là </w:t>
      </w:r>
      <w:proofErr w:type="spellStart"/>
      <w:r w:rsidRPr="00A4595E">
        <w:rPr>
          <w:szCs w:val="22"/>
          <w:lang w:val="fr-FR"/>
        </w:rPr>
        <w:t>một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phần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mềm</w:t>
      </w:r>
      <w:proofErr w:type="spellEnd"/>
      <w:r w:rsidRPr="00A4595E">
        <w:rPr>
          <w:szCs w:val="22"/>
          <w:lang w:val="fr-FR"/>
        </w:rPr>
        <w:t xml:space="preserve">, </w:t>
      </w:r>
      <w:proofErr w:type="spellStart"/>
      <w:r w:rsidRPr="00A4595E">
        <w:rPr>
          <w:szCs w:val="22"/>
          <w:lang w:val="fr-FR"/>
        </w:rPr>
        <w:t>được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cài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đặt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cục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bộ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trên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hệ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thống</w:t>
      </w:r>
      <w:proofErr w:type="spellEnd"/>
      <w:r w:rsidRPr="00A4595E">
        <w:rPr>
          <w:szCs w:val="22"/>
          <w:lang w:val="fr-FR"/>
        </w:rPr>
        <w:t xml:space="preserve">, </w:t>
      </w:r>
      <w:proofErr w:type="spellStart"/>
      <w:r w:rsidRPr="00A4595E">
        <w:rPr>
          <w:szCs w:val="22"/>
          <w:lang w:val="fr-FR"/>
        </w:rPr>
        <w:t>và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nó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dùng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chủ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yếu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để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quản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lí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lịch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sử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của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mã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nguồn</w:t>
      </w:r>
      <w:proofErr w:type="spellEnd"/>
      <w:r w:rsidRPr="00A4595E">
        <w:rPr>
          <w:szCs w:val="22"/>
          <w:lang w:val="fr-FR"/>
        </w:rPr>
        <w:t xml:space="preserve"> (source code) </w:t>
      </w:r>
      <w:proofErr w:type="spellStart"/>
      <w:r w:rsidRPr="00A4595E">
        <w:rPr>
          <w:szCs w:val="22"/>
          <w:lang w:val="fr-FR"/>
        </w:rPr>
        <w:t>và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được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duy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trì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bới</w:t>
      </w:r>
      <w:proofErr w:type="spellEnd"/>
      <w:r w:rsidRPr="00A4595E">
        <w:rPr>
          <w:szCs w:val="22"/>
          <w:lang w:val="fr-FR"/>
        </w:rPr>
        <w:t xml:space="preserve"> Linux. </w:t>
      </w:r>
      <w:proofErr w:type="spellStart"/>
      <w:r w:rsidRPr="00A4595E">
        <w:rPr>
          <w:szCs w:val="22"/>
          <w:lang w:val="fr-FR"/>
        </w:rPr>
        <w:t>Thì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Github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lại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là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một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dịch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vụ</w:t>
      </w:r>
      <w:proofErr w:type="spellEnd"/>
      <w:r w:rsidRPr="00A4595E">
        <w:rPr>
          <w:szCs w:val="22"/>
          <w:lang w:val="fr-FR"/>
        </w:rPr>
        <w:t xml:space="preserve">, </w:t>
      </w:r>
      <w:proofErr w:type="spellStart"/>
      <w:r w:rsidRPr="00A4595E">
        <w:rPr>
          <w:szCs w:val="22"/>
          <w:lang w:val="fr-FR"/>
        </w:rPr>
        <w:t>nền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tảng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trên</w:t>
      </w:r>
      <w:proofErr w:type="spellEnd"/>
      <w:r w:rsidRPr="00A4595E">
        <w:rPr>
          <w:szCs w:val="22"/>
          <w:lang w:val="fr-FR"/>
        </w:rPr>
        <w:t xml:space="preserve"> web </w:t>
      </w:r>
      <w:proofErr w:type="spellStart"/>
      <w:r w:rsidRPr="00A4595E">
        <w:rPr>
          <w:szCs w:val="22"/>
          <w:lang w:val="fr-FR"/>
        </w:rPr>
        <w:t>để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lưu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trữ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cho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các</w:t>
      </w:r>
      <w:proofErr w:type="spellEnd"/>
      <w:r w:rsidRPr="00A4595E">
        <w:rPr>
          <w:szCs w:val="22"/>
          <w:lang w:val="fr-FR"/>
        </w:rPr>
        <w:t xml:space="preserve"> Git repo </w:t>
      </w:r>
      <w:proofErr w:type="spellStart"/>
      <w:r w:rsidRPr="00A4595E">
        <w:rPr>
          <w:szCs w:val="22"/>
          <w:lang w:val="fr-FR"/>
        </w:rPr>
        <w:t>và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được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duy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trì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bởi</w:t>
      </w:r>
      <w:proofErr w:type="spellEnd"/>
      <w:r w:rsidRPr="00A4595E">
        <w:rPr>
          <w:szCs w:val="22"/>
          <w:lang w:val="fr-FR"/>
        </w:rPr>
        <w:t xml:space="preserve"> Microsoft. </w:t>
      </w:r>
      <w:proofErr w:type="spellStart"/>
      <w:r w:rsidRPr="00A4595E">
        <w:rPr>
          <w:szCs w:val="22"/>
          <w:lang w:val="fr-FR"/>
        </w:rPr>
        <w:t>Github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cho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phép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nhiều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cộng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tác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viên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tham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gia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vào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dự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án</w:t>
      </w:r>
      <w:proofErr w:type="spellEnd"/>
      <w:r w:rsidRPr="00A4595E">
        <w:rPr>
          <w:szCs w:val="22"/>
          <w:lang w:val="fr-FR"/>
        </w:rPr>
        <w:t xml:space="preserve">, </w:t>
      </w:r>
      <w:proofErr w:type="spellStart"/>
      <w:r w:rsidRPr="00A4595E">
        <w:rPr>
          <w:szCs w:val="22"/>
          <w:lang w:val="fr-FR"/>
        </w:rPr>
        <w:t>xem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xét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các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thay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đổi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cũng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như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đóng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góp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vào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mã</w:t>
      </w:r>
      <w:proofErr w:type="spellEnd"/>
      <w:r w:rsidRPr="00A4595E">
        <w:rPr>
          <w:szCs w:val="22"/>
          <w:lang w:val="fr-FR"/>
        </w:rPr>
        <w:t xml:space="preserve"> </w:t>
      </w:r>
      <w:proofErr w:type="spellStart"/>
      <w:r w:rsidRPr="00A4595E">
        <w:rPr>
          <w:szCs w:val="22"/>
          <w:lang w:val="fr-FR"/>
        </w:rPr>
        <w:t>nguồn</w:t>
      </w:r>
      <w:proofErr w:type="spellEnd"/>
      <w:r w:rsidRPr="00A4595E">
        <w:rPr>
          <w:szCs w:val="22"/>
          <w:lang w:val="fr-FR"/>
        </w:rPr>
        <w:t>.</w:t>
      </w:r>
    </w:p>
    <w:p w14:paraId="782E04C3" w14:textId="5AA18C31" w:rsidR="001D17A4" w:rsidRDefault="001D17A4" w:rsidP="001D17A4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  <w:bCs/>
          <w:sz w:val="28"/>
          <w:u w:val="single"/>
          <w:lang w:val="fr-FR"/>
        </w:rPr>
      </w:pPr>
      <w:proofErr w:type="spellStart"/>
      <w:r w:rsidRPr="001D17A4">
        <w:rPr>
          <w:b/>
          <w:bCs/>
          <w:sz w:val="28"/>
          <w:u w:val="single"/>
          <w:lang w:val="fr-FR"/>
        </w:rPr>
        <w:t>Giao</w:t>
      </w:r>
      <w:proofErr w:type="spellEnd"/>
      <w:r w:rsidRPr="001D17A4">
        <w:rPr>
          <w:b/>
          <w:bCs/>
          <w:sz w:val="28"/>
          <w:u w:val="single"/>
          <w:lang w:val="fr-FR"/>
        </w:rPr>
        <w:t xml:space="preserve"> </w:t>
      </w:r>
      <w:proofErr w:type="spellStart"/>
      <w:r w:rsidRPr="001D17A4">
        <w:rPr>
          <w:b/>
          <w:bCs/>
          <w:sz w:val="28"/>
          <w:u w:val="single"/>
          <w:lang w:val="fr-FR"/>
        </w:rPr>
        <w:t>diện</w:t>
      </w:r>
      <w:proofErr w:type="spellEnd"/>
      <w:r w:rsidRPr="001D17A4">
        <w:rPr>
          <w:b/>
          <w:bCs/>
          <w:sz w:val="28"/>
          <w:u w:val="single"/>
          <w:lang w:val="fr-FR"/>
        </w:rPr>
        <w:t xml:space="preserve"> </w:t>
      </w:r>
      <w:proofErr w:type="spellStart"/>
      <w:r w:rsidRPr="001D17A4">
        <w:rPr>
          <w:b/>
          <w:bCs/>
          <w:sz w:val="28"/>
          <w:u w:val="single"/>
          <w:lang w:val="fr-FR"/>
        </w:rPr>
        <w:t>của</w:t>
      </w:r>
      <w:proofErr w:type="spellEnd"/>
      <w:r w:rsidRPr="001D17A4">
        <w:rPr>
          <w:b/>
          <w:bCs/>
          <w:sz w:val="28"/>
          <w:u w:val="single"/>
          <w:lang w:val="fr-FR"/>
        </w:rPr>
        <w:t xml:space="preserve"> </w:t>
      </w:r>
      <w:proofErr w:type="spellStart"/>
      <w:r w:rsidRPr="001D17A4">
        <w:rPr>
          <w:b/>
          <w:bCs/>
          <w:sz w:val="28"/>
          <w:u w:val="single"/>
          <w:lang w:val="fr-FR"/>
        </w:rPr>
        <w:t>một</w:t>
      </w:r>
      <w:proofErr w:type="spellEnd"/>
      <w:r w:rsidRPr="001D17A4">
        <w:rPr>
          <w:b/>
          <w:bCs/>
          <w:sz w:val="28"/>
          <w:u w:val="single"/>
          <w:lang w:val="fr-FR"/>
        </w:rPr>
        <w:t xml:space="preserve"> Repository </w:t>
      </w:r>
      <w:proofErr w:type="spellStart"/>
      <w:r w:rsidRPr="001D17A4">
        <w:rPr>
          <w:b/>
          <w:bCs/>
          <w:sz w:val="28"/>
          <w:u w:val="single"/>
          <w:lang w:val="fr-FR"/>
        </w:rPr>
        <w:t>trên</w:t>
      </w:r>
      <w:proofErr w:type="spellEnd"/>
      <w:r w:rsidRPr="001D17A4">
        <w:rPr>
          <w:b/>
          <w:bCs/>
          <w:sz w:val="28"/>
          <w:u w:val="single"/>
          <w:lang w:val="fr-FR"/>
        </w:rPr>
        <w:t xml:space="preserve"> </w:t>
      </w:r>
      <w:proofErr w:type="spellStart"/>
      <w:r w:rsidRPr="001D17A4">
        <w:rPr>
          <w:b/>
          <w:bCs/>
          <w:sz w:val="28"/>
          <w:u w:val="single"/>
          <w:lang w:val="fr-FR"/>
        </w:rPr>
        <w:t>Github</w:t>
      </w:r>
      <w:proofErr w:type="spellEnd"/>
      <w:r>
        <w:rPr>
          <w:b/>
          <w:bCs/>
          <w:sz w:val="28"/>
          <w:u w:val="single"/>
          <w:lang w:val="fr-FR"/>
        </w:rPr>
        <w:t xml:space="preserve"> : </w:t>
      </w:r>
    </w:p>
    <w:p w14:paraId="468513C7" w14:textId="3C926BC3" w:rsidR="001419B7" w:rsidRPr="001419B7" w:rsidRDefault="001419B7" w:rsidP="001419B7">
      <w:pPr>
        <w:spacing w:line="360" w:lineRule="auto"/>
        <w:ind w:left="720"/>
        <w:jc w:val="both"/>
        <w:rPr>
          <w:b/>
          <w:bCs/>
          <w:sz w:val="28"/>
          <w:u w:val="single"/>
          <w:lang w:val="fr-FR"/>
        </w:rPr>
      </w:pPr>
      <w:r w:rsidRPr="001419B7">
        <w:rPr>
          <w:b/>
          <w:bCs/>
          <w:noProof/>
          <w:sz w:val="28"/>
          <w:u w:val="single"/>
          <w:lang w:val="fr-FR"/>
        </w:rPr>
        <w:drawing>
          <wp:inline distT="0" distB="0" distL="0" distR="0" wp14:anchorId="583CEED5" wp14:editId="025F4C64">
            <wp:extent cx="5943600" cy="3132455"/>
            <wp:effectExtent l="0" t="0" r="0" b="0"/>
            <wp:docPr id="70815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53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84D8" w14:textId="5A97B9D9" w:rsidR="001D17A4" w:rsidRDefault="001D17A4" w:rsidP="001D17A4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8"/>
          <w:lang w:val="fr-FR"/>
        </w:rPr>
      </w:pPr>
      <w:r w:rsidRPr="001419B7">
        <w:rPr>
          <w:b/>
          <w:bCs/>
          <w:sz w:val="28"/>
          <w:lang w:val="fr-FR"/>
        </w:rPr>
        <w:t>Code</w:t>
      </w:r>
      <w:r w:rsidR="001419B7">
        <w:rPr>
          <w:b/>
          <w:bCs/>
          <w:sz w:val="28"/>
          <w:lang w:val="fr-FR"/>
        </w:rPr>
        <w:t> :</w:t>
      </w:r>
    </w:p>
    <w:p w14:paraId="62DD988F" w14:textId="0E11D3A8" w:rsidR="001419B7" w:rsidRPr="001419B7" w:rsidRDefault="001419B7" w:rsidP="001419B7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bCs/>
          <w:sz w:val="28"/>
          <w:lang w:val="fr-FR"/>
        </w:rPr>
      </w:pPr>
      <w:proofErr w:type="spellStart"/>
      <w:r>
        <w:rPr>
          <w:szCs w:val="22"/>
          <w:lang w:val="fr-FR"/>
        </w:rPr>
        <w:lastRenderedPageBreak/>
        <w:t>Đây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là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phần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chính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của</w:t>
      </w:r>
      <w:proofErr w:type="spellEnd"/>
      <w:r>
        <w:rPr>
          <w:szCs w:val="22"/>
          <w:lang w:val="fr-FR"/>
        </w:rPr>
        <w:t xml:space="preserve"> 1 repo, ở </w:t>
      </w:r>
      <w:proofErr w:type="spellStart"/>
      <w:r>
        <w:rPr>
          <w:szCs w:val="22"/>
          <w:lang w:val="fr-FR"/>
        </w:rPr>
        <w:t>đây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chúng</w:t>
      </w:r>
      <w:proofErr w:type="spellEnd"/>
      <w:r>
        <w:rPr>
          <w:szCs w:val="22"/>
          <w:lang w:val="fr-FR"/>
        </w:rPr>
        <w:t xml:space="preserve"> ta </w:t>
      </w:r>
      <w:proofErr w:type="spellStart"/>
      <w:r>
        <w:rPr>
          <w:szCs w:val="22"/>
          <w:lang w:val="fr-FR"/>
        </w:rPr>
        <w:t>có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thể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xem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mã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nguồn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của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dự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án</w:t>
      </w:r>
      <w:proofErr w:type="spellEnd"/>
      <w:r>
        <w:rPr>
          <w:szCs w:val="22"/>
          <w:lang w:val="fr-FR"/>
        </w:rPr>
        <w:t xml:space="preserve">, </w:t>
      </w:r>
      <w:proofErr w:type="spellStart"/>
      <w:r>
        <w:rPr>
          <w:szCs w:val="22"/>
          <w:lang w:val="fr-FR"/>
        </w:rPr>
        <w:t>hoặc</w:t>
      </w:r>
      <w:proofErr w:type="spellEnd"/>
      <w:r>
        <w:rPr>
          <w:szCs w:val="22"/>
          <w:lang w:val="fr-FR"/>
        </w:rPr>
        <w:t xml:space="preserve"> ta </w:t>
      </w:r>
      <w:proofErr w:type="spellStart"/>
      <w:r>
        <w:rPr>
          <w:szCs w:val="22"/>
          <w:lang w:val="fr-FR"/>
        </w:rPr>
        <w:t>cũng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có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thể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tải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về</w:t>
      </w:r>
      <w:proofErr w:type="spellEnd"/>
      <w:r>
        <w:rPr>
          <w:szCs w:val="22"/>
          <w:lang w:val="fr-FR"/>
        </w:rPr>
        <w:t xml:space="preserve"> (clone) </w:t>
      </w:r>
      <w:proofErr w:type="spellStart"/>
      <w:r>
        <w:rPr>
          <w:szCs w:val="22"/>
          <w:lang w:val="fr-FR"/>
        </w:rPr>
        <w:t>máy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tính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cục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bộ</w:t>
      </w:r>
      <w:proofErr w:type="spellEnd"/>
      <w:r>
        <w:rPr>
          <w:szCs w:val="22"/>
          <w:lang w:val="fr-FR"/>
        </w:rPr>
        <w:t xml:space="preserve">, </w:t>
      </w:r>
      <w:proofErr w:type="spellStart"/>
      <w:r>
        <w:rPr>
          <w:szCs w:val="22"/>
          <w:lang w:val="fr-FR"/>
        </w:rPr>
        <w:t>hoặc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tạo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branch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mới</w:t>
      </w:r>
      <w:proofErr w:type="spellEnd"/>
      <w:r>
        <w:rPr>
          <w:szCs w:val="22"/>
          <w:lang w:val="fr-FR"/>
        </w:rPr>
        <w:t xml:space="preserve">, </w:t>
      </w:r>
      <w:proofErr w:type="spellStart"/>
      <w:r>
        <w:rPr>
          <w:szCs w:val="22"/>
          <w:lang w:val="fr-FR"/>
        </w:rPr>
        <w:t>hoặc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tải</w:t>
      </w:r>
      <w:proofErr w:type="spellEnd"/>
      <w:r>
        <w:rPr>
          <w:szCs w:val="22"/>
          <w:lang w:val="fr-FR"/>
        </w:rPr>
        <w:t xml:space="preserve"> file ZIP </w:t>
      </w:r>
      <w:proofErr w:type="spellStart"/>
      <w:r>
        <w:rPr>
          <w:szCs w:val="22"/>
          <w:lang w:val="fr-FR"/>
        </w:rPr>
        <w:t>của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toàn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bộ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mã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nguồn</w:t>
      </w:r>
      <w:proofErr w:type="spellEnd"/>
      <w:r>
        <w:rPr>
          <w:szCs w:val="22"/>
          <w:lang w:val="fr-FR"/>
        </w:rPr>
        <w:t>.</w:t>
      </w:r>
    </w:p>
    <w:p w14:paraId="3C523095" w14:textId="2665571E" w:rsidR="001419B7" w:rsidRDefault="001419B7" w:rsidP="001419B7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8"/>
          <w:lang w:val="fr-FR"/>
        </w:rPr>
      </w:pPr>
      <w:r>
        <w:rPr>
          <w:b/>
          <w:bCs/>
          <w:sz w:val="28"/>
          <w:lang w:val="fr-FR"/>
        </w:rPr>
        <w:t>Issues</w:t>
      </w:r>
      <w:r w:rsidR="000B1DB9">
        <w:rPr>
          <w:b/>
          <w:bCs/>
          <w:sz w:val="28"/>
          <w:lang w:val="fr-FR"/>
        </w:rPr>
        <w:t xml:space="preserve"> : </w:t>
      </w:r>
    </w:p>
    <w:p w14:paraId="35913D53" w14:textId="37EF674E" w:rsidR="00A300A2" w:rsidRDefault="00A300A2" w:rsidP="00A300A2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bCs/>
          <w:sz w:val="28"/>
          <w:lang w:val="fr-FR"/>
        </w:rPr>
      </w:pPr>
      <w:proofErr w:type="spellStart"/>
      <w:r>
        <w:rPr>
          <w:szCs w:val="22"/>
          <w:lang w:val="fr-FR"/>
        </w:rPr>
        <w:t>Đây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là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nơi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mà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các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thành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viên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trong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nhóm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có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thể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báo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cáo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các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lỗi</w:t>
      </w:r>
      <w:proofErr w:type="spellEnd"/>
      <w:r>
        <w:rPr>
          <w:szCs w:val="22"/>
          <w:lang w:val="fr-FR"/>
        </w:rPr>
        <w:t xml:space="preserve"> (bugs) </w:t>
      </w:r>
      <w:proofErr w:type="spellStart"/>
      <w:r>
        <w:rPr>
          <w:szCs w:val="22"/>
          <w:lang w:val="fr-FR"/>
        </w:rPr>
        <w:t>hoặc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đề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xuất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thêm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các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tính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năng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mới</w:t>
      </w:r>
      <w:proofErr w:type="spellEnd"/>
      <w:r>
        <w:rPr>
          <w:szCs w:val="22"/>
          <w:lang w:val="fr-FR"/>
        </w:rPr>
        <w:t xml:space="preserve"> (</w:t>
      </w:r>
      <w:proofErr w:type="spellStart"/>
      <w:r>
        <w:rPr>
          <w:szCs w:val="22"/>
          <w:lang w:val="fr-FR"/>
        </w:rPr>
        <w:t>features</w:t>
      </w:r>
      <w:proofErr w:type="spellEnd"/>
      <w:r>
        <w:rPr>
          <w:szCs w:val="22"/>
          <w:lang w:val="fr-FR"/>
        </w:rPr>
        <w:t xml:space="preserve">). </w:t>
      </w:r>
      <w:proofErr w:type="spellStart"/>
      <w:r>
        <w:rPr>
          <w:szCs w:val="22"/>
          <w:lang w:val="fr-FR"/>
        </w:rPr>
        <w:t>Mỗi</w:t>
      </w:r>
      <w:proofErr w:type="spellEnd"/>
      <w:r>
        <w:rPr>
          <w:szCs w:val="22"/>
          <w:lang w:val="fr-FR"/>
        </w:rPr>
        <w:t xml:space="preserve"> issue </w:t>
      </w:r>
      <w:proofErr w:type="spellStart"/>
      <w:r>
        <w:rPr>
          <w:szCs w:val="22"/>
          <w:lang w:val="fr-FR"/>
        </w:rPr>
        <w:t>có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thể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được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theo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dõi</w:t>
      </w:r>
      <w:proofErr w:type="spellEnd"/>
      <w:r>
        <w:rPr>
          <w:szCs w:val="22"/>
          <w:lang w:val="fr-FR"/>
        </w:rPr>
        <w:t xml:space="preserve">, </w:t>
      </w:r>
      <w:proofErr w:type="spellStart"/>
      <w:r>
        <w:rPr>
          <w:szCs w:val="22"/>
          <w:lang w:val="fr-FR"/>
        </w:rPr>
        <w:t>chỉnh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sửa</w:t>
      </w:r>
      <w:proofErr w:type="spellEnd"/>
      <w:r>
        <w:rPr>
          <w:szCs w:val="22"/>
          <w:lang w:val="fr-FR"/>
        </w:rPr>
        <w:t xml:space="preserve">, </w:t>
      </w:r>
      <w:proofErr w:type="spellStart"/>
      <w:r>
        <w:rPr>
          <w:szCs w:val="22"/>
          <w:lang w:val="fr-FR"/>
        </w:rPr>
        <w:t>bình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luận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hoặc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đóng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lại</w:t>
      </w:r>
      <w:proofErr w:type="spellEnd"/>
      <w:r>
        <w:rPr>
          <w:szCs w:val="22"/>
          <w:lang w:val="fr-FR"/>
        </w:rPr>
        <w:t xml:space="preserve"> khi </w:t>
      </w:r>
      <w:proofErr w:type="spellStart"/>
      <w:r>
        <w:rPr>
          <w:szCs w:val="22"/>
          <w:lang w:val="fr-FR"/>
        </w:rPr>
        <w:t>đã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hoàn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thành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hoặc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không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cần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nữa</w:t>
      </w:r>
      <w:proofErr w:type="spellEnd"/>
      <w:r>
        <w:rPr>
          <w:szCs w:val="22"/>
          <w:lang w:val="fr-FR"/>
        </w:rPr>
        <w:t xml:space="preserve">, </w:t>
      </w:r>
      <w:proofErr w:type="spellStart"/>
      <w:r>
        <w:rPr>
          <w:szCs w:val="22"/>
          <w:lang w:val="fr-FR"/>
        </w:rPr>
        <w:t>và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vấn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đề</w:t>
      </w:r>
      <w:proofErr w:type="spellEnd"/>
      <w:r>
        <w:rPr>
          <w:szCs w:val="22"/>
          <w:lang w:val="fr-FR"/>
        </w:rPr>
        <w:t xml:space="preserve"> khi </w:t>
      </w:r>
      <w:proofErr w:type="spellStart"/>
      <w:r>
        <w:rPr>
          <w:szCs w:val="22"/>
          <w:lang w:val="fr-FR"/>
        </w:rPr>
        <w:t>đóng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cũng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có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thể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được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mở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lại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nếu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cần</w:t>
      </w:r>
      <w:proofErr w:type="spellEnd"/>
    </w:p>
    <w:p w14:paraId="1387C5BC" w14:textId="4A18C4D7" w:rsidR="005E189A" w:rsidRDefault="00A300A2" w:rsidP="005E189A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8"/>
          <w:lang w:val="fr-FR"/>
        </w:rPr>
      </w:pPr>
      <w:r>
        <w:rPr>
          <w:b/>
          <w:bCs/>
          <w:sz w:val="28"/>
          <w:lang w:val="fr-FR"/>
        </w:rPr>
        <w:t xml:space="preserve">Pull </w:t>
      </w:r>
      <w:proofErr w:type="spellStart"/>
      <w:r>
        <w:rPr>
          <w:b/>
          <w:bCs/>
          <w:sz w:val="28"/>
          <w:lang w:val="fr-FR"/>
        </w:rPr>
        <w:t>requests</w:t>
      </w:r>
      <w:proofErr w:type="spellEnd"/>
      <w:r w:rsidR="005E189A">
        <w:rPr>
          <w:b/>
          <w:bCs/>
          <w:sz w:val="28"/>
          <w:lang w:val="fr-FR"/>
        </w:rPr>
        <w:t> :</w:t>
      </w:r>
    </w:p>
    <w:p w14:paraId="2C79E9DC" w14:textId="65739EDE" w:rsidR="0087367A" w:rsidRPr="0087367A" w:rsidRDefault="0087367A" w:rsidP="0087367A">
      <w:pPr>
        <w:pStyle w:val="ListParagraph"/>
        <w:numPr>
          <w:ilvl w:val="0"/>
          <w:numId w:val="17"/>
        </w:numPr>
        <w:spacing w:line="360" w:lineRule="auto"/>
        <w:jc w:val="both"/>
        <w:rPr>
          <w:szCs w:val="22"/>
          <w:lang w:val="fr-FR"/>
        </w:rPr>
      </w:pPr>
      <w:bookmarkStart w:id="1" w:name="_Hlk177422544"/>
      <w:proofErr w:type="spellStart"/>
      <w:r>
        <w:rPr>
          <w:szCs w:val="22"/>
          <w:lang w:val="fr-FR"/>
        </w:rPr>
        <w:t>Đây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là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nơi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mà</w:t>
      </w:r>
      <w:proofErr w:type="spellEnd"/>
      <w:r>
        <w:rPr>
          <w:szCs w:val="22"/>
          <w:lang w:val="fr-FR"/>
        </w:rPr>
        <w:t xml:space="preserve"> </w:t>
      </w:r>
      <w:bookmarkEnd w:id="1"/>
      <w:proofErr w:type="spellStart"/>
      <w:r>
        <w:rPr>
          <w:szCs w:val="22"/>
          <w:lang w:val="fr-FR"/>
        </w:rPr>
        <w:t>bạn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có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thể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tạo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và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quản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lý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các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yêu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cầu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hợp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nhất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mã</w:t>
      </w:r>
      <w:proofErr w:type="spellEnd"/>
      <w:r>
        <w:rPr>
          <w:szCs w:val="22"/>
          <w:lang w:val="fr-FR"/>
        </w:rPr>
        <w:t xml:space="preserve">. Khi </w:t>
      </w:r>
      <w:proofErr w:type="spellStart"/>
      <w:r>
        <w:rPr>
          <w:szCs w:val="22"/>
          <w:lang w:val="fr-FR"/>
        </w:rPr>
        <w:t>bạn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muốn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đóng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góp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mã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vào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dự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án</w:t>
      </w:r>
      <w:proofErr w:type="spellEnd"/>
      <w:r>
        <w:rPr>
          <w:szCs w:val="22"/>
          <w:lang w:val="fr-FR"/>
        </w:rPr>
        <w:t xml:space="preserve"> (</w:t>
      </w:r>
      <w:proofErr w:type="spellStart"/>
      <w:r>
        <w:rPr>
          <w:szCs w:val="22"/>
          <w:lang w:val="fr-FR"/>
        </w:rPr>
        <w:t>thông</w:t>
      </w:r>
      <w:proofErr w:type="spellEnd"/>
      <w:r>
        <w:rPr>
          <w:szCs w:val="22"/>
          <w:lang w:val="fr-FR"/>
        </w:rPr>
        <w:t xml:space="preserve"> qua </w:t>
      </w:r>
      <w:proofErr w:type="spellStart"/>
      <w:r>
        <w:rPr>
          <w:szCs w:val="22"/>
          <w:lang w:val="fr-FR"/>
        </w:rPr>
        <w:t>một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nhánh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riêng</w:t>
      </w:r>
      <w:proofErr w:type="spellEnd"/>
      <w:r>
        <w:rPr>
          <w:szCs w:val="22"/>
          <w:lang w:val="fr-FR"/>
        </w:rPr>
        <w:t xml:space="preserve">), </w:t>
      </w:r>
      <w:proofErr w:type="spellStart"/>
      <w:r>
        <w:rPr>
          <w:szCs w:val="22"/>
          <w:lang w:val="fr-FR"/>
        </w:rPr>
        <w:t>bạn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tạo</w:t>
      </w:r>
      <w:proofErr w:type="spellEnd"/>
      <w:r>
        <w:rPr>
          <w:szCs w:val="22"/>
          <w:lang w:val="fr-FR"/>
        </w:rPr>
        <w:t xml:space="preserve"> 1 pull </w:t>
      </w:r>
      <w:proofErr w:type="spellStart"/>
      <w:r>
        <w:rPr>
          <w:szCs w:val="22"/>
          <w:lang w:val="fr-FR"/>
        </w:rPr>
        <w:t>request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để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yêu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cầu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chủ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dự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án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xem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xét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và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hợp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nhất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các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thay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đổi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của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bạn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vào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nhánh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chính</w:t>
      </w:r>
      <w:proofErr w:type="spellEnd"/>
      <w:r>
        <w:rPr>
          <w:szCs w:val="22"/>
          <w:lang w:val="fr-FR"/>
        </w:rPr>
        <w:t>.</w:t>
      </w:r>
    </w:p>
    <w:p w14:paraId="3A6AEDF1" w14:textId="7162562F" w:rsidR="0087367A" w:rsidRDefault="005E189A" w:rsidP="0087367A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8"/>
          <w:lang w:val="fr-FR"/>
        </w:rPr>
      </w:pPr>
      <w:r>
        <w:rPr>
          <w:b/>
          <w:bCs/>
          <w:sz w:val="28"/>
          <w:lang w:val="fr-FR"/>
        </w:rPr>
        <w:t>Actions :</w:t>
      </w:r>
    </w:p>
    <w:p w14:paraId="17D12E67" w14:textId="4E153F49" w:rsidR="0087367A" w:rsidRPr="0087367A" w:rsidRDefault="0087367A" w:rsidP="0087367A">
      <w:pPr>
        <w:pStyle w:val="ListParagraph"/>
        <w:numPr>
          <w:ilvl w:val="0"/>
          <w:numId w:val="17"/>
        </w:numPr>
        <w:spacing w:line="360" w:lineRule="auto"/>
        <w:jc w:val="both"/>
        <w:rPr>
          <w:szCs w:val="22"/>
          <w:lang w:val="fr-FR"/>
        </w:rPr>
      </w:pPr>
      <w:r>
        <w:rPr>
          <w:szCs w:val="22"/>
          <w:lang w:val="fr-FR"/>
        </w:rPr>
        <w:t xml:space="preserve">Là </w:t>
      </w:r>
      <w:proofErr w:type="spellStart"/>
      <w:r>
        <w:rPr>
          <w:szCs w:val="22"/>
          <w:lang w:val="fr-FR"/>
        </w:rPr>
        <w:t>tính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năng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cho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phép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tự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động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hoá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quy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trình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làm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việc</w:t>
      </w:r>
      <w:proofErr w:type="spellEnd"/>
      <w:r>
        <w:rPr>
          <w:szCs w:val="22"/>
          <w:lang w:val="fr-FR"/>
        </w:rPr>
        <w:t xml:space="preserve"> (workflow), </w:t>
      </w:r>
      <w:proofErr w:type="spellStart"/>
      <w:r>
        <w:rPr>
          <w:szCs w:val="22"/>
          <w:lang w:val="fr-FR"/>
        </w:rPr>
        <w:t>chẳng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hạn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như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kiểm</w:t>
      </w:r>
      <w:proofErr w:type="spellEnd"/>
      <w:r>
        <w:rPr>
          <w:szCs w:val="22"/>
          <w:lang w:val="fr-FR"/>
        </w:rPr>
        <w:t xml:space="preserve"> tra </w:t>
      </w:r>
      <w:proofErr w:type="spellStart"/>
      <w:r>
        <w:rPr>
          <w:szCs w:val="22"/>
          <w:lang w:val="fr-FR"/>
        </w:rPr>
        <w:t>mã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tự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động</w:t>
      </w:r>
      <w:proofErr w:type="spellEnd"/>
      <w:r>
        <w:rPr>
          <w:szCs w:val="22"/>
          <w:lang w:val="fr-FR"/>
        </w:rPr>
        <w:t xml:space="preserve">, </w:t>
      </w:r>
      <w:proofErr w:type="spellStart"/>
      <w:r>
        <w:rPr>
          <w:szCs w:val="22"/>
          <w:lang w:val="fr-FR"/>
        </w:rPr>
        <w:t>kiểm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thử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tự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động</w:t>
      </w:r>
      <w:proofErr w:type="spellEnd"/>
      <w:r>
        <w:rPr>
          <w:szCs w:val="22"/>
          <w:lang w:val="fr-FR"/>
        </w:rPr>
        <w:t xml:space="preserve">, </w:t>
      </w:r>
      <w:proofErr w:type="spellStart"/>
      <w:r>
        <w:rPr>
          <w:szCs w:val="22"/>
          <w:lang w:val="fr-FR"/>
        </w:rPr>
        <w:t>v.v</w:t>
      </w:r>
      <w:proofErr w:type="spellEnd"/>
      <w:r>
        <w:rPr>
          <w:szCs w:val="22"/>
          <w:lang w:val="fr-FR"/>
        </w:rPr>
        <w:t>.</w:t>
      </w:r>
    </w:p>
    <w:p w14:paraId="7B39E517" w14:textId="68FA0A79" w:rsidR="0087367A" w:rsidRDefault="005E189A" w:rsidP="0087367A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8"/>
          <w:lang w:val="fr-FR"/>
        </w:rPr>
      </w:pPr>
      <w:proofErr w:type="spellStart"/>
      <w:r>
        <w:rPr>
          <w:b/>
          <w:bCs/>
          <w:sz w:val="28"/>
          <w:lang w:val="fr-FR"/>
        </w:rPr>
        <w:t>Projects</w:t>
      </w:r>
      <w:proofErr w:type="spellEnd"/>
      <w:r>
        <w:rPr>
          <w:b/>
          <w:bCs/>
          <w:sz w:val="28"/>
          <w:lang w:val="fr-FR"/>
        </w:rPr>
        <w:t> :</w:t>
      </w:r>
    </w:p>
    <w:p w14:paraId="73DB2388" w14:textId="3CE13810" w:rsidR="0087367A" w:rsidRPr="0087367A" w:rsidRDefault="007E0A30" w:rsidP="0087367A">
      <w:pPr>
        <w:pStyle w:val="ListParagraph"/>
        <w:numPr>
          <w:ilvl w:val="0"/>
          <w:numId w:val="17"/>
        </w:numPr>
        <w:spacing w:line="360" w:lineRule="auto"/>
        <w:jc w:val="both"/>
        <w:rPr>
          <w:szCs w:val="22"/>
          <w:lang w:val="fr-FR"/>
        </w:rPr>
      </w:pPr>
      <w:r>
        <w:rPr>
          <w:szCs w:val="22"/>
          <w:lang w:val="fr-FR"/>
        </w:rPr>
        <w:t xml:space="preserve">Là </w:t>
      </w:r>
      <w:proofErr w:type="spellStart"/>
      <w:r>
        <w:rPr>
          <w:szCs w:val="22"/>
          <w:lang w:val="fr-FR"/>
        </w:rPr>
        <w:t>công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cụ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quản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lý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dự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án</w:t>
      </w:r>
      <w:proofErr w:type="spellEnd"/>
      <w:r>
        <w:rPr>
          <w:szCs w:val="22"/>
          <w:lang w:val="fr-FR"/>
        </w:rPr>
        <w:t xml:space="preserve">, </w:t>
      </w:r>
      <w:proofErr w:type="spellStart"/>
      <w:r>
        <w:rPr>
          <w:szCs w:val="22"/>
          <w:lang w:val="fr-FR"/>
        </w:rPr>
        <w:t>giúp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nhóm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lập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kế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hoạch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và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theo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dõi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các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task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hoặc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tính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năng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của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dự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án</w:t>
      </w:r>
      <w:proofErr w:type="spellEnd"/>
      <w:r w:rsidR="00483050">
        <w:rPr>
          <w:szCs w:val="22"/>
          <w:lang w:val="fr-FR"/>
        </w:rPr>
        <w:t>.</w:t>
      </w:r>
    </w:p>
    <w:p w14:paraId="178D1EBF" w14:textId="2617E96F" w:rsidR="005E189A" w:rsidRDefault="005E189A" w:rsidP="005E189A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8"/>
          <w:lang w:val="fr-FR"/>
        </w:rPr>
      </w:pPr>
      <w:r>
        <w:rPr>
          <w:b/>
          <w:bCs/>
          <w:sz w:val="28"/>
          <w:lang w:val="fr-FR"/>
        </w:rPr>
        <w:t>Security :</w:t>
      </w:r>
    </w:p>
    <w:p w14:paraId="0F16E941" w14:textId="68F3BB74" w:rsidR="00483050" w:rsidRPr="00483050" w:rsidRDefault="00D52B9D" w:rsidP="00483050">
      <w:pPr>
        <w:pStyle w:val="ListParagraph"/>
        <w:numPr>
          <w:ilvl w:val="0"/>
          <w:numId w:val="17"/>
        </w:numPr>
        <w:spacing w:line="360" w:lineRule="auto"/>
        <w:jc w:val="both"/>
        <w:rPr>
          <w:szCs w:val="22"/>
          <w:lang w:val="fr-FR"/>
        </w:rPr>
      </w:pPr>
      <w:proofErr w:type="spellStart"/>
      <w:r>
        <w:rPr>
          <w:szCs w:val="22"/>
          <w:lang w:val="fr-FR"/>
        </w:rPr>
        <w:t>Tính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năng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bảo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mật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của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Github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giúp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bạn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theo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dõi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các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vấn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đề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bảo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mật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trong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dự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án</w:t>
      </w:r>
      <w:proofErr w:type="spellEnd"/>
      <w:r>
        <w:rPr>
          <w:szCs w:val="22"/>
          <w:lang w:val="fr-FR"/>
        </w:rPr>
        <w:t xml:space="preserve">, </w:t>
      </w:r>
      <w:proofErr w:type="spellStart"/>
      <w:r>
        <w:rPr>
          <w:szCs w:val="22"/>
          <w:lang w:val="fr-FR"/>
        </w:rPr>
        <w:t>chẳng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hạn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như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lỗ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hổng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phụ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thuộc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hay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cảnh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báo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bảo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mật</w:t>
      </w:r>
      <w:proofErr w:type="spellEnd"/>
      <w:r>
        <w:rPr>
          <w:szCs w:val="22"/>
          <w:lang w:val="fr-FR"/>
        </w:rPr>
        <w:t>.</w:t>
      </w:r>
    </w:p>
    <w:p w14:paraId="1AB9A6D8" w14:textId="2BE7F59F" w:rsidR="000B1DB9" w:rsidRDefault="005E189A" w:rsidP="0087367A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8"/>
          <w:lang w:val="fr-FR"/>
        </w:rPr>
      </w:pPr>
      <w:r>
        <w:rPr>
          <w:b/>
          <w:bCs/>
          <w:sz w:val="28"/>
          <w:lang w:val="fr-FR"/>
        </w:rPr>
        <w:t>Insights</w:t>
      </w:r>
      <w:r w:rsidR="002A3EAA">
        <w:rPr>
          <w:b/>
          <w:bCs/>
          <w:sz w:val="28"/>
          <w:lang w:val="fr-FR"/>
        </w:rPr>
        <w:t> :</w:t>
      </w:r>
    </w:p>
    <w:p w14:paraId="6CEB9E34" w14:textId="2E6A75DE" w:rsidR="002A3EAA" w:rsidRPr="002A3EAA" w:rsidRDefault="002A3EAA" w:rsidP="002A3EAA">
      <w:pPr>
        <w:pStyle w:val="ListParagraph"/>
        <w:numPr>
          <w:ilvl w:val="0"/>
          <w:numId w:val="17"/>
        </w:numPr>
        <w:spacing w:line="360" w:lineRule="auto"/>
        <w:jc w:val="both"/>
        <w:rPr>
          <w:szCs w:val="22"/>
          <w:lang w:val="fr-FR"/>
        </w:rPr>
      </w:pPr>
      <w:r>
        <w:rPr>
          <w:szCs w:val="22"/>
          <w:lang w:val="fr-FR"/>
        </w:rPr>
        <w:t xml:space="preserve">Cho </w:t>
      </w:r>
      <w:proofErr w:type="spellStart"/>
      <w:r>
        <w:rPr>
          <w:szCs w:val="22"/>
          <w:lang w:val="fr-FR"/>
        </w:rPr>
        <w:t>phép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bạn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xem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số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liệu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và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thống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kê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về</w:t>
      </w:r>
      <w:proofErr w:type="spellEnd"/>
      <w:r>
        <w:rPr>
          <w:szCs w:val="22"/>
          <w:lang w:val="fr-FR"/>
        </w:rPr>
        <w:t xml:space="preserve"> repository, </w:t>
      </w:r>
      <w:proofErr w:type="spellStart"/>
      <w:r>
        <w:rPr>
          <w:szCs w:val="22"/>
          <w:lang w:val="fr-FR"/>
        </w:rPr>
        <w:t>giả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sử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như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mức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độ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hoạt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động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của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dự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án</w:t>
      </w:r>
      <w:proofErr w:type="spellEnd"/>
      <w:r>
        <w:rPr>
          <w:szCs w:val="22"/>
          <w:lang w:val="fr-FR"/>
        </w:rPr>
        <w:t xml:space="preserve">, ai </w:t>
      </w:r>
      <w:proofErr w:type="spellStart"/>
      <w:r>
        <w:rPr>
          <w:szCs w:val="22"/>
          <w:lang w:val="fr-FR"/>
        </w:rPr>
        <w:t>đóng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góp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nhiều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nhất</w:t>
      </w:r>
      <w:proofErr w:type="spellEnd"/>
      <w:r>
        <w:rPr>
          <w:szCs w:val="22"/>
          <w:lang w:val="fr-FR"/>
        </w:rPr>
        <w:t>,</w:t>
      </w:r>
      <w:r w:rsidR="008F403D">
        <w:rPr>
          <w:szCs w:val="22"/>
          <w:lang w:val="fr-FR"/>
        </w:rPr>
        <w:t xml:space="preserve"> </w:t>
      </w:r>
      <w:proofErr w:type="spellStart"/>
      <w:r w:rsidR="008F403D">
        <w:rPr>
          <w:szCs w:val="22"/>
          <w:lang w:val="fr-FR"/>
        </w:rPr>
        <w:t>v.v</w:t>
      </w:r>
      <w:proofErr w:type="spellEnd"/>
      <w:r w:rsidR="008F403D">
        <w:rPr>
          <w:szCs w:val="22"/>
          <w:lang w:val="fr-FR"/>
        </w:rPr>
        <w:t>.</w:t>
      </w:r>
    </w:p>
    <w:p w14:paraId="7F2DBF6B" w14:textId="702017CF" w:rsidR="00483050" w:rsidRDefault="00483050" w:rsidP="0087367A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8"/>
          <w:lang w:val="fr-FR"/>
        </w:rPr>
      </w:pPr>
      <w:r>
        <w:rPr>
          <w:b/>
          <w:bCs/>
          <w:sz w:val="28"/>
          <w:lang w:val="fr-FR"/>
        </w:rPr>
        <w:t>Settings : (</w:t>
      </w:r>
      <w:proofErr w:type="spellStart"/>
      <w:r>
        <w:rPr>
          <w:b/>
          <w:bCs/>
          <w:sz w:val="28"/>
          <w:lang w:val="fr-FR"/>
        </w:rPr>
        <w:t>chỉ</w:t>
      </w:r>
      <w:proofErr w:type="spellEnd"/>
      <w:r>
        <w:rPr>
          <w:b/>
          <w:bCs/>
          <w:sz w:val="28"/>
          <w:lang w:val="fr-FR"/>
        </w:rPr>
        <w:t xml:space="preserve"> </w:t>
      </w:r>
      <w:proofErr w:type="spellStart"/>
      <w:r>
        <w:rPr>
          <w:b/>
          <w:bCs/>
          <w:sz w:val="28"/>
          <w:lang w:val="fr-FR"/>
        </w:rPr>
        <w:t>người</w:t>
      </w:r>
      <w:proofErr w:type="spellEnd"/>
      <w:r>
        <w:rPr>
          <w:b/>
          <w:bCs/>
          <w:sz w:val="28"/>
          <w:lang w:val="fr-FR"/>
        </w:rPr>
        <w:t xml:space="preserve"> </w:t>
      </w:r>
      <w:proofErr w:type="spellStart"/>
      <w:r>
        <w:rPr>
          <w:b/>
          <w:bCs/>
          <w:sz w:val="28"/>
          <w:lang w:val="fr-FR"/>
        </w:rPr>
        <w:t>tạo</w:t>
      </w:r>
      <w:proofErr w:type="spellEnd"/>
      <w:r>
        <w:rPr>
          <w:b/>
          <w:bCs/>
          <w:sz w:val="28"/>
          <w:lang w:val="fr-FR"/>
        </w:rPr>
        <w:t xml:space="preserve"> ra repo </w:t>
      </w:r>
      <w:proofErr w:type="spellStart"/>
      <w:r>
        <w:rPr>
          <w:b/>
          <w:bCs/>
          <w:sz w:val="28"/>
          <w:lang w:val="fr-FR"/>
        </w:rPr>
        <w:t>mới</w:t>
      </w:r>
      <w:proofErr w:type="spellEnd"/>
      <w:r>
        <w:rPr>
          <w:b/>
          <w:bCs/>
          <w:sz w:val="28"/>
          <w:lang w:val="fr-FR"/>
        </w:rPr>
        <w:t xml:space="preserve"> </w:t>
      </w:r>
      <w:proofErr w:type="spellStart"/>
      <w:r>
        <w:rPr>
          <w:b/>
          <w:bCs/>
          <w:sz w:val="28"/>
          <w:lang w:val="fr-FR"/>
        </w:rPr>
        <w:t>thấy</w:t>
      </w:r>
      <w:proofErr w:type="spellEnd"/>
      <w:r>
        <w:rPr>
          <w:b/>
          <w:bCs/>
          <w:sz w:val="28"/>
          <w:lang w:val="fr-FR"/>
        </w:rPr>
        <w:t xml:space="preserve"> tab </w:t>
      </w:r>
      <w:proofErr w:type="spellStart"/>
      <w:r>
        <w:rPr>
          <w:b/>
          <w:bCs/>
          <w:sz w:val="28"/>
          <w:lang w:val="fr-FR"/>
        </w:rPr>
        <w:t>này</w:t>
      </w:r>
      <w:proofErr w:type="spellEnd"/>
      <w:r>
        <w:rPr>
          <w:b/>
          <w:bCs/>
          <w:sz w:val="28"/>
          <w:lang w:val="fr-FR"/>
        </w:rPr>
        <w:t>)</w:t>
      </w:r>
    </w:p>
    <w:p w14:paraId="6330C1C1" w14:textId="42C7C058" w:rsidR="00483050" w:rsidRDefault="00483050" w:rsidP="00483050">
      <w:pPr>
        <w:spacing w:line="360" w:lineRule="auto"/>
        <w:ind w:left="360"/>
        <w:jc w:val="both"/>
        <w:rPr>
          <w:b/>
          <w:bCs/>
          <w:sz w:val="28"/>
          <w:lang w:val="fr-FR"/>
        </w:rPr>
      </w:pPr>
      <w:r w:rsidRPr="00483050">
        <w:rPr>
          <w:b/>
          <w:bCs/>
          <w:noProof/>
          <w:sz w:val="28"/>
          <w:lang w:val="fr-FR"/>
        </w:rPr>
        <w:drawing>
          <wp:inline distT="0" distB="0" distL="0" distR="0" wp14:anchorId="042AD6D9" wp14:editId="02A6B142">
            <wp:extent cx="5943600" cy="788035"/>
            <wp:effectExtent l="0" t="0" r="0" b="0"/>
            <wp:docPr id="18620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44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FC60" w14:textId="645E9D0C" w:rsidR="00483050" w:rsidRDefault="00483050" w:rsidP="00483050">
      <w:pPr>
        <w:pStyle w:val="ListParagraph"/>
        <w:numPr>
          <w:ilvl w:val="0"/>
          <w:numId w:val="17"/>
        </w:numPr>
        <w:spacing w:line="360" w:lineRule="auto"/>
        <w:jc w:val="both"/>
        <w:rPr>
          <w:szCs w:val="22"/>
          <w:lang w:val="fr-FR"/>
        </w:rPr>
      </w:pPr>
      <w:r>
        <w:rPr>
          <w:szCs w:val="22"/>
          <w:lang w:val="fr-FR"/>
        </w:rPr>
        <w:t xml:space="preserve">Là </w:t>
      </w:r>
      <w:proofErr w:type="spellStart"/>
      <w:r>
        <w:rPr>
          <w:szCs w:val="22"/>
          <w:lang w:val="fr-FR"/>
        </w:rPr>
        <w:t>nơi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quản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lí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cài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đặt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của</w:t>
      </w:r>
      <w:proofErr w:type="spellEnd"/>
      <w:r>
        <w:rPr>
          <w:szCs w:val="22"/>
          <w:lang w:val="fr-FR"/>
        </w:rPr>
        <w:t xml:space="preserve"> repository, bao </w:t>
      </w:r>
      <w:proofErr w:type="spellStart"/>
      <w:r>
        <w:rPr>
          <w:szCs w:val="22"/>
          <w:lang w:val="fr-FR"/>
        </w:rPr>
        <w:t>gồm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các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quyền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truy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cập</w:t>
      </w:r>
      <w:proofErr w:type="spellEnd"/>
      <w:r>
        <w:rPr>
          <w:szCs w:val="22"/>
          <w:lang w:val="fr-FR"/>
        </w:rPr>
        <w:t xml:space="preserve">, </w:t>
      </w:r>
      <w:proofErr w:type="spellStart"/>
      <w:r>
        <w:rPr>
          <w:szCs w:val="22"/>
          <w:lang w:val="fr-FR"/>
        </w:rPr>
        <w:t>tên</w:t>
      </w:r>
      <w:proofErr w:type="spellEnd"/>
      <w:r>
        <w:rPr>
          <w:szCs w:val="22"/>
          <w:lang w:val="fr-FR"/>
        </w:rPr>
        <w:t xml:space="preserve"> repo, </w:t>
      </w:r>
      <w:proofErr w:type="spellStart"/>
      <w:r>
        <w:rPr>
          <w:szCs w:val="22"/>
          <w:lang w:val="fr-FR"/>
        </w:rPr>
        <w:t>nhánh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chính</w:t>
      </w:r>
      <w:proofErr w:type="spellEnd"/>
      <w:r>
        <w:rPr>
          <w:szCs w:val="22"/>
          <w:lang w:val="fr-FR"/>
        </w:rPr>
        <w:t xml:space="preserve">, </w:t>
      </w:r>
      <w:proofErr w:type="spellStart"/>
      <w:r>
        <w:rPr>
          <w:szCs w:val="22"/>
          <w:lang w:val="fr-FR"/>
        </w:rPr>
        <w:t>các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bảo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mật</w:t>
      </w:r>
      <w:proofErr w:type="spellEnd"/>
      <w:r>
        <w:rPr>
          <w:szCs w:val="22"/>
          <w:lang w:val="fr-FR"/>
        </w:rPr>
        <w:t xml:space="preserve">, </w:t>
      </w:r>
      <w:proofErr w:type="spellStart"/>
      <w:r>
        <w:rPr>
          <w:szCs w:val="22"/>
          <w:lang w:val="fr-FR"/>
        </w:rPr>
        <w:t>tích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hợp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với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các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dịch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vụ</w:t>
      </w:r>
      <w:proofErr w:type="spellEnd"/>
      <w:r>
        <w:rPr>
          <w:szCs w:val="22"/>
          <w:lang w:val="fr-FR"/>
        </w:rPr>
        <w:t xml:space="preserve"> </w:t>
      </w:r>
      <w:proofErr w:type="spellStart"/>
      <w:r>
        <w:rPr>
          <w:szCs w:val="22"/>
          <w:lang w:val="fr-FR"/>
        </w:rPr>
        <w:t>khác</w:t>
      </w:r>
      <w:proofErr w:type="spellEnd"/>
      <w:r>
        <w:rPr>
          <w:szCs w:val="22"/>
          <w:lang w:val="fr-FR"/>
        </w:rPr>
        <w:t xml:space="preserve">, </w:t>
      </w:r>
      <w:proofErr w:type="spellStart"/>
      <w:r>
        <w:rPr>
          <w:szCs w:val="22"/>
          <w:lang w:val="fr-FR"/>
        </w:rPr>
        <w:t>v.v</w:t>
      </w:r>
      <w:proofErr w:type="spellEnd"/>
      <w:r>
        <w:rPr>
          <w:szCs w:val="22"/>
          <w:lang w:val="fr-FR"/>
        </w:rPr>
        <w:t>.</w:t>
      </w:r>
    </w:p>
    <w:p w14:paraId="6AA40203" w14:textId="2F2EFA2F" w:rsidR="00483050" w:rsidRPr="00483050" w:rsidRDefault="00483050" w:rsidP="00483050">
      <w:pPr>
        <w:spacing w:line="360" w:lineRule="auto"/>
        <w:ind w:left="720"/>
        <w:jc w:val="both"/>
        <w:rPr>
          <w:szCs w:val="22"/>
          <w:lang w:val="fr-FR"/>
        </w:rPr>
      </w:pPr>
      <w:r w:rsidRPr="00483050">
        <w:rPr>
          <w:noProof/>
          <w:szCs w:val="22"/>
          <w:lang w:val="fr-FR"/>
        </w:rPr>
        <w:lastRenderedPageBreak/>
        <w:drawing>
          <wp:inline distT="0" distB="0" distL="0" distR="0" wp14:anchorId="3840B185" wp14:editId="57E2525F">
            <wp:extent cx="5943600" cy="3362325"/>
            <wp:effectExtent l="0" t="0" r="0" b="9525"/>
            <wp:docPr id="192135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549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B2EF" w14:textId="77777777" w:rsidR="00483050" w:rsidRPr="00483050" w:rsidRDefault="00483050" w:rsidP="00483050">
      <w:pPr>
        <w:spacing w:line="360" w:lineRule="auto"/>
        <w:jc w:val="both"/>
        <w:rPr>
          <w:szCs w:val="22"/>
          <w:lang w:val="fr-FR"/>
        </w:rPr>
      </w:pPr>
    </w:p>
    <w:p w14:paraId="532C82FE" w14:textId="77777777" w:rsidR="0011339E" w:rsidRPr="00A4595E" w:rsidRDefault="0011339E" w:rsidP="0011339E">
      <w:pPr>
        <w:spacing w:line="360" w:lineRule="auto"/>
        <w:ind w:left="720"/>
        <w:jc w:val="both"/>
        <w:rPr>
          <w:b/>
          <w:bCs/>
          <w:szCs w:val="22"/>
          <w:lang w:val="fr-FR"/>
        </w:rPr>
      </w:pPr>
    </w:p>
    <w:p w14:paraId="3C29EBBA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08A0E780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1D43AB04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716D446D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42D7CD05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337335C4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3B851446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4F918530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0F65569B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5D40D205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34487AE1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757165C5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0DF4A35B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0D401728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1A6E01EF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66520E4C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6B01DA53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3E47FDE1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3571DF76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66D0AC8B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1763C439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595BCE81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6155625A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70A98021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2ED084F4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7C687AFD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5FB9A9A0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427D35BC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41358567" w14:textId="77777777" w:rsidR="007A48AA" w:rsidRPr="005207DB" w:rsidRDefault="007A48AA" w:rsidP="00857FC5">
      <w:pPr>
        <w:pStyle w:val="ListParagraph"/>
        <w:spacing w:line="360" w:lineRule="auto"/>
        <w:rPr>
          <w:lang w:val="fr-FR"/>
        </w:rPr>
      </w:pPr>
    </w:p>
    <w:p w14:paraId="2491A535" w14:textId="77777777" w:rsidR="007A48AA" w:rsidRPr="005207DB" w:rsidRDefault="007A48AA" w:rsidP="00125887">
      <w:pPr>
        <w:spacing w:line="360" w:lineRule="auto"/>
        <w:rPr>
          <w:lang w:val="fr-FR"/>
        </w:rPr>
      </w:pPr>
    </w:p>
    <w:p w14:paraId="5B8A36F2" w14:textId="4C072724" w:rsidR="007A48AA" w:rsidRPr="005207DB" w:rsidRDefault="007A48AA" w:rsidP="007A48AA">
      <w:pPr>
        <w:spacing w:line="360" w:lineRule="auto"/>
        <w:jc w:val="center"/>
        <w:rPr>
          <w:rFonts w:cstheme="minorHAnsi"/>
          <w:b/>
          <w:bCs/>
          <w:color w:val="FF0000"/>
          <w:sz w:val="36"/>
          <w:szCs w:val="36"/>
          <w:lang w:val="fr-FR"/>
        </w:rPr>
      </w:pPr>
      <w:proofErr w:type="spellStart"/>
      <w:r w:rsidRPr="005207DB">
        <w:rPr>
          <w:rFonts w:cstheme="minorHAnsi"/>
          <w:b/>
          <w:bCs/>
          <w:color w:val="FF0000"/>
          <w:sz w:val="36"/>
          <w:szCs w:val="36"/>
          <w:lang w:val="fr-FR"/>
        </w:rPr>
        <w:t>Chương</w:t>
      </w:r>
      <w:proofErr w:type="spellEnd"/>
      <w:r w:rsidRPr="005207DB">
        <w:rPr>
          <w:rFonts w:cstheme="minorHAnsi"/>
          <w:b/>
          <w:bCs/>
          <w:color w:val="FF0000"/>
          <w:sz w:val="36"/>
          <w:szCs w:val="36"/>
          <w:lang w:val="fr-FR"/>
        </w:rPr>
        <w:t xml:space="preserve"> </w:t>
      </w:r>
      <w:proofErr w:type="gramStart"/>
      <w:r w:rsidRPr="005207DB">
        <w:rPr>
          <w:rFonts w:cstheme="minorHAnsi"/>
          <w:b/>
          <w:bCs/>
          <w:color w:val="FF0000"/>
          <w:sz w:val="36"/>
          <w:szCs w:val="36"/>
          <w:lang w:val="fr-FR"/>
        </w:rPr>
        <w:t>2:</w:t>
      </w:r>
      <w:proofErr w:type="gramEnd"/>
      <w:r w:rsidRPr="005207DB">
        <w:rPr>
          <w:rFonts w:cstheme="minorHAnsi"/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207DB">
        <w:rPr>
          <w:rFonts w:cstheme="minorHAnsi"/>
          <w:b/>
          <w:bCs/>
          <w:color w:val="FF0000"/>
          <w:sz w:val="36"/>
          <w:szCs w:val="36"/>
          <w:lang w:val="fr-FR"/>
        </w:rPr>
        <w:t>Các</w:t>
      </w:r>
      <w:proofErr w:type="spellEnd"/>
      <w:r w:rsidRPr="005207DB">
        <w:rPr>
          <w:rFonts w:cstheme="minorHAnsi"/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207DB">
        <w:rPr>
          <w:rFonts w:cstheme="minorHAnsi"/>
          <w:b/>
          <w:bCs/>
          <w:color w:val="FF0000"/>
          <w:sz w:val="36"/>
          <w:szCs w:val="36"/>
          <w:lang w:val="fr-FR"/>
        </w:rPr>
        <w:t>tập</w:t>
      </w:r>
      <w:proofErr w:type="spellEnd"/>
      <w:r w:rsidRPr="005207DB">
        <w:rPr>
          <w:rFonts w:cstheme="minorHAnsi"/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207DB">
        <w:rPr>
          <w:rFonts w:cstheme="minorHAnsi"/>
          <w:b/>
          <w:bCs/>
          <w:color w:val="FF0000"/>
          <w:sz w:val="36"/>
          <w:szCs w:val="36"/>
          <w:lang w:val="fr-FR"/>
        </w:rPr>
        <w:t>lệnh</w:t>
      </w:r>
      <w:proofErr w:type="spellEnd"/>
      <w:r w:rsidRPr="005207DB">
        <w:rPr>
          <w:rFonts w:cstheme="minorHAnsi"/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207DB">
        <w:rPr>
          <w:rFonts w:cstheme="minorHAnsi"/>
          <w:b/>
          <w:bCs/>
          <w:color w:val="FF0000"/>
          <w:sz w:val="36"/>
          <w:szCs w:val="36"/>
          <w:lang w:val="fr-FR"/>
        </w:rPr>
        <w:t>cơ</w:t>
      </w:r>
      <w:proofErr w:type="spellEnd"/>
      <w:r w:rsidRPr="005207DB">
        <w:rPr>
          <w:rFonts w:cstheme="minorHAnsi"/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207DB">
        <w:rPr>
          <w:rFonts w:cstheme="minorHAnsi"/>
          <w:b/>
          <w:bCs/>
          <w:color w:val="FF0000"/>
          <w:sz w:val="36"/>
          <w:szCs w:val="36"/>
          <w:lang w:val="fr-FR"/>
        </w:rPr>
        <w:t>bản</w:t>
      </w:r>
      <w:proofErr w:type="spellEnd"/>
    </w:p>
    <w:p w14:paraId="6A2682C0" w14:textId="45C384C4" w:rsidR="007A48AA" w:rsidRPr="00E06F86" w:rsidRDefault="007A48AA" w:rsidP="007A48AA">
      <w:pPr>
        <w:pStyle w:val="ListParagraph"/>
        <w:numPr>
          <w:ilvl w:val="0"/>
          <w:numId w:val="4"/>
        </w:numPr>
        <w:spacing w:line="360" w:lineRule="auto"/>
        <w:ind w:left="1170" w:hanging="360"/>
        <w:jc w:val="both"/>
        <w:rPr>
          <w:b/>
          <w:sz w:val="28"/>
          <w:u w:val="single"/>
        </w:rPr>
      </w:pPr>
      <w:r w:rsidRPr="00E06F86">
        <w:rPr>
          <w:b/>
          <w:sz w:val="28"/>
          <w:u w:val="single"/>
        </w:rPr>
        <w:t>SETUP &amp; INIT</w:t>
      </w:r>
    </w:p>
    <w:p w14:paraId="6272EC2B" w14:textId="77777777" w:rsidR="007A48AA" w:rsidRDefault="007A48AA" w:rsidP="007A48AA">
      <w:pPr>
        <w:pStyle w:val="ListParagraph"/>
        <w:spacing w:line="360" w:lineRule="auto"/>
        <w:ind w:left="1440"/>
        <w:jc w:val="both"/>
      </w:pPr>
      <w:r w:rsidRPr="009021D6">
        <w:rPr>
          <w:noProof/>
          <w:lang w:val="vi-VN" w:eastAsia="vi-VN" w:bidi="ar-SA"/>
        </w:rPr>
        <w:drawing>
          <wp:inline distT="0" distB="0" distL="0" distR="0" wp14:anchorId="05334545" wp14:editId="1AF51BD8">
            <wp:extent cx="2811097" cy="1331367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6941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2774" w14:textId="259F5C98" w:rsidR="007A48AA" w:rsidRDefault="007A48AA" w:rsidP="007A48AA">
      <w:pPr>
        <w:pStyle w:val="ListParagraph"/>
        <w:numPr>
          <w:ilvl w:val="0"/>
          <w:numId w:val="5"/>
        </w:numPr>
        <w:spacing w:line="360" w:lineRule="auto"/>
        <w:jc w:val="both"/>
      </w:pPr>
      <w:r w:rsidRPr="004479E7">
        <w:t xml:space="preserve">Git </w:t>
      </w:r>
      <w:proofErr w:type="spellStart"/>
      <w:r w:rsidRPr="004479E7">
        <w:t>init</w:t>
      </w:r>
      <w:proofErr w:type="spellEnd"/>
      <w:r w:rsidRPr="004479E7">
        <w:t xml:space="preserve">: </w:t>
      </w:r>
    </w:p>
    <w:p w14:paraId="0B857452" w14:textId="77777777" w:rsidR="007A48AA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Git.</w:t>
      </w:r>
    </w:p>
    <w:p w14:paraId="19CC25EA" w14:textId="77777777" w:rsidR="007A48AA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Git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proofErr w:type="gramStart"/>
      <w:r>
        <w:t>ẩn</w:t>
      </w:r>
      <w:proofErr w:type="spellEnd"/>
      <w:r>
        <w:t xml:space="preserve"> .git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repository.</w:t>
      </w:r>
    </w:p>
    <w:p w14:paraId="4BD0EB3A" w14:textId="49B5362E" w:rsidR="005207DB" w:rsidRDefault="005207DB" w:rsidP="007A48AA">
      <w:pPr>
        <w:pStyle w:val="ListParagraph"/>
        <w:spacing w:line="360" w:lineRule="auto"/>
        <w:ind w:left="1440"/>
        <w:jc w:val="both"/>
      </w:pPr>
      <w:r w:rsidRPr="005207DB">
        <w:rPr>
          <w:noProof/>
          <w:lang w:val="vi-VN" w:eastAsia="vi-VN" w:bidi="ar-SA"/>
        </w:rPr>
        <w:lastRenderedPageBreak/>
        <w:drawing>
          <wp:inline distT="0" distB="0" distL="0" distR="0" wp14:anchorId="41649A7E" wp14:editId="11736E57">
            <wp:extent cx="5943600" cy="780499"/>
            <wp:effectExtent l="0" t="0" r="0" b="635"/>
            <wp:docPr id="3" name="Picture 3" descr="C:\Users\ASUS\Pictures\Screenshots\Screenshot 2024-09-15 211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Screenshot 2024-09-15 2116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375B" w14:textId="77777777" w:rsidR="007A48AA" w:rsidRDefault="007A48AA" w:rsidP="007A48AA">
      <w:pPr>
        <w:pStyle w:val="ListParagraph"/>
        <w:spacing w:line="360" w:lineRule="auto"/>
        <w:ind w:left="1440"/>
        <w:jc w:val="both"/>
      </w:pPr>
    </w:p>
    <w:p w14:paraId="2673847D" w14:textId="5CB44C78" w:rsidR="007A48AA" w:rsidRDefault="007A48AA" w:rsidP="00125887">
      <w:pPr>
        <w:pStyle w:val="ListParagraph"/>
        <w:numPr>
          <w:ilvl w:val="0"/>
          <w:numId w:val="5"/>
        </w:numPr>
        <w:spacing w:line="360" w:lineRule="auto"/>
        <w:jc w:val="both"/>
      </w:pPr>
      <w:r>
        <w:t>Git clone [</w:t>
      </w:r>
      <w:proofErr w:type="spellStart"/>
      <w:r>
        <w:t>url</w:t>
      </w:r>
      <w:proofErr w:type="spellEnd"/>
      <w:r>
        <w:t xml:space="preserve">]: </w:t>
      </w:r>
    </w:p>
    <w:p w14:paraId="436624FA" w14:textId="180BE4DD" w:rsidR="005207DB" w:rsidRDefault="005207DB" w:rsidP="005207DB">
      <w:pPr>
        <w:spacing w:line="360" w:lineRule="auto"/>
        <w:ind w:left="1440"/>
        <w:jc w:val="both"/>
      </w:pPr>
      <w:r w:rsidRPr="005207DB">
        <w:rPr>
          <w:noProof/>
          <w:lang w:val="vi-VN" w:eastAsia="vi-VN" w:bidi="ar-SA"/>
        </w:rPr>
        <w:drawing>
          <wp:inline distT="0" distB="0" distL="0" distR="0" wp14:anchorId="07B9788D" wp14:editId="08555B57">
            <wp:extent cx="5943600" cy="1677295"/>
            <wp:effectExtent l="0" t="0" r="0" b="0"/>
            <wp:docPr id="8" name="Picture 8" descr="C:\Users\ASUS\Pictures\Screenshots\Screenshot 2024-09-15 211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Screenshots\Screenshot 2024-09-15 21174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6E80" w14:textId="77777777" w:rsidR="007A48AA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 w:rsidRPr="004A216A">
        <w:t>Mô</w:t>
      </w:r>
      <w:proofErr w:type="spellEnd"/>
      <w:r w:rsidRPr="004A216A">
        <w:t xml:space="preserve"> </w:t>
      </w:r>
      <w:proofErr w:type="spellStart"/>
      <w:r w:rsidRPr="004A216A">
        <w:t>tả</w:t>
      </w:r>
      <w:proofErr w:type="spellEnd"/>
      <w:r w:rsidRPr="004A216A">
        <w:t xml:space="preserve">: </w:t>
      </w:r>
      <w:proofErr w:type="spellStart"/>
      <w:r w:rsidRPr="004A216A">
        <w:t>sao</w:t>
      </w:r>
      <w:proofErr w:type="spellEnd"/>
      <w:r w:rsidRPr="004A216A">
        <w:t xml:space="preserve"> </w:t>
      </w:r>
      <w:proofErr w:type="spellStart"/>
      <w:r w:rsidRPr="004A216A">
        <w:t>chép</w:t>
      </w:r>
      <w:proofErr w:type="spellEnd"/>
      <w:r w:rsidRPr="004A216A">
        <w:t xml:space="preserve"> </w:t>
      </w:r>
      <w:proofErr w:type="spellStart"/>
      <w:r w:rsidRPr="004A216A">
        <w:t>toàn</w:t>
      </w:r>
      <w:proofErr w:type="spellEnd"/>
      <w:r w:rsidRPr="004A216A">
        <w:t xml:space="preserve"> </w:t>
      </w:r>
      <w:proofErr w:type="spellStart"/>
      <w:r w:rsidRPr="004A216A">
        <w:t>b</w:t>
      </w:r>
      <w:r>
        <w:t>ộ</w:t>
      </w:r>
      <w:proofErr w:type="spellEnd"/>
      <w:r>
        <w:t xml:space="preserve"> repository </w:t>
      </w:r>
      <w:proofErr w:type="spellStart"/>
      <w:r>
        <w:t>thông</w:t>
      </w:r>
      <w:proofErr w:type="spellEnd"/>
      <w:r>
        <w:t xml:space="preserve"> qua URL.</w:t>
      </w:r>
    </w:p>
    <w:p w14:paraId="16D1FC18" w14:textId="77777777" w:rsidR="007A48AA" w:rsidRPr="004A216A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repository Git </w:t>
      </w:r>
      <w:proofErr w:type="spellStart"/>
      <w:r>
        <w:t>từ</w:t>
      </w:r>
      <w:proofErr w:type="spellEnd"/>
      <w:r>
        <w:t xml:space="preserve"> URL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commit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(branch).</w:t>
      </w:r>
    </w:p>
    <w:p w14:paraId="10C0E529" w14:textId="77777777" w:rsidR="007A48AA" w:rsidRPr="00E06F86" w:rsidRDefault="007A48AA" w:rsidP="007A48AA">
      <w:pPr>
        <w:pStyle w:val="ListParagraph"/>
        <w:spacing w:line="360" w:lineRule="auto"/>
        <w:ind w:left="1440"/>
        <w:jc w:val="both"/>
        <w:rPr>
          <w:u w:val="single"/>
        </w:rPr>
      </w:pPr>
    </w:p>
    <w:p w14:paraId="53241176" w14:textId="522A7F5F" w:rsidR="007A48AA" w:rsidRPr="00E06F86" w:rsidRDefault="007A48AA" w:rsidP="0021330D">
      <w:pPr>
        <w:pStyle w:val="ListParagraph"/>
        <w:numPr>
          <w:ilvl w:val="0"/>
          <w:numId w:val="4"/>
        </w:numPr>
        <w:spacing w:line="360" w:lineRule="auto"/>
        <w:ind w:left="1170" w:hanging="360"/>
        <w:jc w:val="both"/>
        <w:rPr>
          <w:b/>
          <w:sz w:val="28"/>
          <w:u w:val="single"/>
        </w:rPr>
      </w:pPr>
      <w:r w:rsidRPr="00E06F86">
        <w:rPr>
          <w:b/>
          <w:sz w:val="28"/>
          <w:u w:val="single"/>
        </w:rPr>
        <w:t>STAGE &amp; SNAPSHOT</w:t>
      </w:r>
    </w:p>
    <w:p w14:paraId="29BEC538" w14:textId="77777777" w:rsidR="007A48AA" w:rsidRDefault="007A48AA" w:rsidP="007A48AA">
      <w:pPr>
        <w:pStyle w:val="ListParagraph"/>
        <w:spacing w:line="360" w:lineRule="auto"/>
        <w:ind w:left="1440"/>
        <w:jc w:val="both"/>
      </w:pPr>
    </w:p>
    <w:p w14:paraId="16A0B7A8" w14:textId="77777777" w:rsidR="007A48AA" w:rsidRDefault="007A48AA" w:rsidP="007A48AA">
      <w:pPr>
        <w:pStyle w:val="ListParagraph"/>
        <w:spacing w:line="360" w:lineRule="auto"/>
        <w:ind w:left="1440"/>
        <w:jc w:val="both"/>
      </w:pPr>
      <w:r w:rsidRPr="009021D6">
        <w:rPr>
          <w:noProof/>
          <w:lang w:val="vi-VN" w:eastAsia="vi-VN" w:bidi="ar-SA"/>
        </w:rPr>
        <w:drawing>
          <wp:inline distT="0" distB="0" distL="0" distR="0" wp14:anchorId="4839F4A7" wp14:editId="726B7392">
            <wp:extent cx="2381098" cy="2231517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8512" cy="22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785B" w14:textId="68500AE2" w:rsidR="007A48AA" w:rsidRDefault="007A48AA" w:rsidP="00125887">
      <w:pPr>
        <w:pStyle w:val="ListParagraph"/>
        <w:numPr>
          <w:ilvl w:val="0"/>
          <w:numId w:val="6"/>
        </w:numPr>
        <w:spacing w:line="360" w:lineRule="auto"/>
        <w:jc w:val="both"/>
      </w:pPr>
      <w:r w:rsidRPr="008B6229">
        <w:t xml:space="preserve">Git status: </w:t>
      </w:r>
    </w:p>
    <w:p w14:paraId="137DA080" w14:textId="05065F39" w:rsidR="006C6DB5" w:rsidRDefault="006C6DB5" w:rsidP="007A48AA">
      <w:pPr>
        <w:pStyle w:val="ListParagraph"/>
        <w:spacing w:line="360" w:lineRule="auto"/>
        <w:ind w:left="1440"/>
        <w:jc w:val="both"/>
      </w:pPr>
      <w:r w:rsidRPr="006C6DB5">
        <w:rPr>
          <w:noProof/>
          <w:lang w:val="vi-VN" w:eastAsia="vi-VN" w:bidi="ar-SA"/>
        </w:rPr>
        <w:lastRenderedPageBreak/>
        <w:drawing>
          <wp:inline distT="0" distB="0" distL="0" distR="0" wp14:anchorId="607FCE25" wp14:editId="22144360">
            <wp:extent cx="4791744" cy="1943371"/>
            <wp:effectExtent l="0" t="0" r="8890" b="0"/>
            <wp:docPr id="152201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10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0A1C" w14:textId="78ACAD34" w:rsidR="007A48AA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 Hiển</w:t>
      </w:r>
      <w:r w:rsidRPr="008B6229">
        <w:t xml:space="preserve"> </w:t>
      </w:r>
      <w:proofErr w:type="spellStart"/>
      <w:r w:rsidRPr="008B6229">
        <w:t>thị</w:t>
      </w:r>
      <w:proofErr w:type="spellEnd"/>
      <w:r w:rsidRPr="008B6229">
        <w:t xml:space="preserve"> </w:t>
      </w:r>
      <w:proofErr w:type="spellStart"/>
      <w:r w:rsidRPr="008B6229">
        <w:t>t</w:t>
      </w:r>
      <w:r>
        <w:t>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staging (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commit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>)</w:t>
      </w:r>
    </w:p>
    <w:p w14:paraId="5BE636E5" w14:textId="62FEA277" w:rsidR="007A48AA" w:rsidRDefault="007A48AA" w:rsidP="00125887">
      <w:pPr>
        <w:pStyle w:val="ListParagraph"/>
        <w:spacing w:line="360" w:lineRule="auto"/>
        <w:ind w:left="1440"/>
        <w:jc w:val="both"/>
      </w:pPr>
      <w:proofErr w:type="spellStart"/>
      <w:r w:rsidRPr="00C267AB">
        <w:t>Tác</w:t>
      </w:r>
      <w:proofErr w:type="spellEnd"/>
      <w:r w:rsidRPr="00C267AB">
        <w:t xml:space="preserve"> </w:t>
      </w:r>
      <w:proofErr w:type="spellStart"/>
      <w:r w:rsidRPr="00C267AB">
        <w:t>dụng</w:t>
      </w:r>
      <w:proofErr w:type="spellEnd"/>
      <w:r w:rsidRPr="00C267AB">
        <w:t xml:space="preserve">: </w:t>
      </w:r>
      <w:proofErr w:type="spellStart"/>
      <w:r w:rsidRPr="00C267AB">
        <w:t>Kiể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 w:rsidRPr="00C267AB">
        <w:t xml:space="preserve"> </w:t>
      </w:r>
      <w:proofErr w:type="spellStart"/>
      <w:r w:rsidRPr="00C267AB">
        <w:t>thái</w:t>
      </w:r>
      <w:proofErr w:type="spellEnd"/>
      <w:r w:rsidRPr="00C267AB">
        <w:t xml:space="preserve"> </w:t>
      </w:r>
      <w:proofErr w:type="spellStart"/>
      <w:r w:rsidRPr="00C267AB">
        <w:t>của</w:t>
      </w:r>
      <w:proofErr w:type="spellEnd"/>
      <w:r w:rsidRPr="00C267AB">
        <w:t xml:space="preserve"> </w:t>
      </w:r>
      <w:proofErr w:type="spellStart"/>
      <w:r w:rsidRPr="00C267AB">
        <w:t>t</w:t>
      </w:r>
      <w:r>
        <w:t>ệp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commit,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cách</w:t>
      </w:r>
      <w:proofErr w:type="spellEnd"/>
      <w:r>
        <w:t>.</w:t>
      </w:r>
    </w:p>
    <w:p w14:paraId="197400AE" w14:textId="77777777" w:rsidR="00125887" w:rsidRDefault="00125887" w:rsidP="00125887">
      <w:pPr>
        <w:pStyle w:val="ListParagraph"/>
        <w:spacing w:line="360" w:lineRule="auto"/>
        <w:ind w:left="1440"/>
        <w:jc w:val="both"/>
      </w:pPr>
    </w:p>
    <w:p w14:paraId="29D4C356" w14:textId="746C527E" w:rsidR="007A48AA" w:rsidRDefault="007A48AA" w:rsidP="00125887">
      <w:pPr>
        <w:pStyle w:val="ListParagraph"/>
        <w:numPr>
          <w:ilvl w:val="0"/>
          <w:numId w:val="6"/>
        </w:numPr>
        <w:spacing w:line="360" w:lineRule="auto"/>
        <w:jc w:val="both"/>
        <w:rPr>
          <w:lang w:val="fr-FR"/>
        </w:rPr>
      </w:pPr>
      <w:r w:rsidRPr="00150CED">
        <w:rPr>
          <w:lang w:val="fr-FR"/>
        </w:rPr>
        <w:t xml:space="preserve">Git </w:t>
      </w:r>
      <w:proofErr w:type="spellStart"/>
      <w:r w:rsidRPr="00150CED">
        <w:rPr>
          <w:lang w:val="fr-FR"/>
        </w:rPr>
        <w:t>add</w:t>
      </w:r>
      <w:proofErr w:type="spellEnd"/>
      <w:r w:rsidRPr="00150CED">
        <w:rPr>
          <w:lang w:val="fr-FR"/>
        </w:rPr>
        <w:t xml:space="preserve"> [file</w:t>
      </w:r>
      <w:proofErr w:type="gramStart"/>
      <w:r w:rsidRPr="00150CED">
        <w:rPr>
          <w:lang w:val="fr-FR"/>
        </w:rPr>
        <w:t>]:</w:t>
      </w:r>
      <w:proofErr w:type="gramEnd"/>
      <w:r w:rsidRPr="00150CED">
        <w:rPr>
          <w:lang w:val="fr-FR"/>
        </w:rPr>
        <w:t xml:space="preserve"> </w:t>
      </w:r>
    </w:p>
    <w:p w14:paraId="16F8D455" w14:textId="0C1AAB6B" w:rsidR="005207DB" w:rsidRPr="005207DB" w:rsidRDefault="005207DB" w:rsidP="005207DB">
      <w:pPr>
        <w:spacing w:line="360" w:lineRule="auto"/>
        <w:ind w:left="1440"/>
        <w:jc w:val="both"/>
        <w:rPr>
          <w:lang w:val="fr-FR"/>
        </w:rPr>
      </w:pPr>
      <w:r w:rsidRPr="005207DB">
        <w:rPr>
          <w:noProof/>
          <w:lang w:val="vi-VN" w:eastAsia="vi-VN" w:bidi="ar-SA"/>
        </w:rPr>
        <w:drawing>
          <wp:inline distT="0" distB="0" distL="0" distR="0" wp14:anchorId="76A93FED" wp14:editId="38F36B04">
            <wp:extent cx="5943600" cy="696243"/>
            <wp:effectExtent l="0" t="0" r="0" b="8890"/>
            <wp:docPr id="13" name="Picture 13" descr="C:\Users\ASUS\Pictures\Screenshots\Screenshot 2024-09-15 211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Screenshots\Screenshot 2024-09-15 21185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7DB">
        <w:rPr>
          <w:noProof/>
          <w:lang w:val="vi-VN" w:eastAsia="vi-VN" w:bidi="ar-SA"/>
        </w:rPr>
        <w:drawing>
          <wp:inline distT="0" distB="0" distL="0" distR="0" wp14:anchorId="6C7A8992" wp14:editId="349BD32A">
            <wp:extent cx="5943600" cy="2107765"/>
            <wp:effectExtent l="0" t="0" r="0" b="6985"/>
            <wp:docPr id="14" name="Picture 14" descr="C:\Users\ASUS\Pictures\Screenshots\Screenshot 2024-09-15 211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Pictures\Screenshots\Screenshot 2024-09-15 2119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9368" w14:textId="77777777" w:rsidR="007A48AA" w:rsidRDefault="007A48AA" w:rsidP="007A48AA">
      <w:pPr>
        <w:pStyle w:val="ListParagraph"/>
        <w:spacing w:line="360" w:lineRule="auto"/>
        <w:ind w:left="1440"/>
        <w:jc w:val="both"/>
        <w:rPr>
          <w:lang w:val="fr-FR"/>
        </w:rPr>
      </w:pPr>
      <w:proofErr w:type="spellStart"/>
      <w:r w:rsidRPr="00150CED">
        <w:rPr>
          <w:lang w:val="fr-FR"/>
        </w:rPr>
        <w:t>Mô</w:t>
      </w:r>
      <w:proofErr w:type="spellEnd"/>
      <w:r w:rsidRPr="00150CED">
        <w:rPr>
          <w:lang w:val="fr-FR"/>
        </w:rPr>
        <w:t xml:space="preserve"> </w:t>
      </w:r>
      <w:proofErr w:type="spellStart"/>
      <w:proofErr w:type="gramStart"/>
      <w:r w:rsidRPr="00150CED">
        <w:rPr>
          <w:lang w:val="fr-FR"/>
        </w:rPr>
        <w:t>tả</w:t>
      </w:r>
      <w:proofErr w:type="spellEnd"/>
      <w:r w:rsidRPr="00150CED">
        <w:rPr>
          <w:lang w:val="fr-FR"/>
        </w:rPr>
        <w:t>:</w:t>
      </w:r>
      <w:proofErr w:type="gramEnd"/>
      <w:r w:rsidRPr="00150CED">
        <w:rPr>
          <w:lang w:val="fr-FR"/>
        </w:rPr>
        <w:t xml:space="preserve"> </w:t>
      </w:r>
      <w:proofErr w:type="spellStart"/>
      <w:r w:rsidRPr="00150CED">
        <w:rPr>
          <w:lang w:val="fr-FR"/>
        </w:rPr>
        <w:t>T</w:t>
      </w:r>
      <w:r>
        <w:rPr>
          <w:lang w:val="fr-FR"/>
        </w:rPr>
        <w:t>hêm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tệp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chỉ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định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vực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staging</w:t>
      </w:r>
      <w:proofErr w:type="spellEnd"/>
      <w:r>
        <w:rPr>
          <w:lang w:val="fr-FR"/>
        </w:rPr>
        <w:t>.</w:t>
      </w:r>
    </w:p>
    <w:p w14:paraId="2E61DC77" w14:textId="1081EAE0" w:rsidR="007A48AA" w:rsidRDefault="007A48AA" w:rsidP="007A48AA">
      <w:pPr>
        <w:pStyle w:val="ListParagraph"/>
        <w:spacing w:line="360" w:lineRule="auto"/>
        <w:ind w:left="1440"/>
        <w:jc w:val="both"/>
        <w:rPr>
          <w:lang w:val="fr-FR"/>
        </w:rPr>
      </w:pPr>
      <w:proofErr w:type="spellStart"/>
      <w:r>
        <w:rPr>
          <w:lang w:val="fr-FR"/>
        </w:rPr>
        <w:t>Tác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Đưa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thay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đổi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thư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mục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đang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làm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việc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vực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staging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Nếu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muốn</w:t>
      </w:r>
      <w:proofErr w:type="spellEnd"/>
      <w:r>
        <w:rPr>
          <w:lang w:val="fr-FR"/>
        </w:rPr>
        <w:t xml:space="preserve"> commit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thay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đổi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tệp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trước</w:t>
      </w:r>
      <w:proofErr w:type="spellEnd"/>
      <w:r>
        <w:rPr>
          <w:lang w:val="fr-FR"/>
        </w:rPr>
        <w:t>.</w:t>
      </w:r>
    </w:p>
    <w:p w14:paraId="7B539958" w14:textId="5CFD37B0" w:rsidR="007A48AA" w:rsidRDefault="007A48AA" w:rsidP="007A48AA">
      <w:pPr>
        <w:pStyle w:val="ListParagraph"/>
        <w:spacing w:line="360" w:lineRule="auto"/>
        <w:ind w:left="1440"/>
        <w:jc w:val="both"/>
        <w:rPr>
          <w:lang w:val="fr-FR"/>
        </w:rPr>
      </w:pPr>
    </w:p>
    <w:p w14:paraId="512EB62F" w14:textId="2048C941" w:rsidR="007A48AA" w:rsidRDefault="007A48AA" w:rsidP="00125887">
      <w:pPr>
        <w:pStyle w:val="ListParagraph"/>
        <w:numPr>
          <w:ilvl w:val="0"/>
          <w:numId w:val="6"/>
        </w:numPr>
        <w:spacing w:line="360" w:lineRule="auto"/>
        <w:jc w:val="both"/>
        <w:rPr>
          <w:lang w:val="fr-FR"/>
        </w:rPr>
      </w:pPr>
      <w:r>
        <w:rPr>
          <w:lang w:val="fr-FR"/>
        </w:rPr>
        <w:t>Git reset [file</w:t>
      </w:r>
      <w:proofErr w:type="gramStart"/>
      <w:r>
        <w:rPr>
          <w:lang w:val="fr-FR"/>
        </w:rPr>
        <w:t>]</w:t>
      </w:r>
      <w:r w:rsidR="0021330D">
        <w:rPr>
          <w:lang w:val="fr-FR"/>
        </w:rPr>
        <w:t>:</w:t>
      </w:r>
      <w:proofErr w:type="gramEnd"/>
    </w:p>
    <w:p w14:paraId="5900AF40" w14:textId="26DD1902" w:rsidR="005207DB" w:rsidRPr="005207DB" w:rsidRDefault="005207DB" w:rsidP="005207DB">
      <w:pPr>
        <w:spacing w:line="360" w:lineRule="auto"/>
        <w:ind w:left="1440"/>
        <w:jc w:val="both"/>
        <w:rPr>
          <w:lang w:val="fr-FR"/>
        </w:rPr>
      </w:pPr>
      <w:r w:rsidRPr="005207DB">
        <w:rPr>
          <w:noProof/>
          <w:lang w:val="vi-VN" w:eastAsia="vi-VN" w:bidi="ar-SA"/>
        </w:rPr>
        <w:lastRenderedPageBreak/>
        <w:drawing>
          <wp:inline distT="0" distB="0" distL="0" distR="0" wp14:anchorId="17F551DA" wp14:editId="1020FD19">
            <wp:extent cx="5943600" cy="683650"/>
            <wp:effectExtent l="0" t="0" r="0" b="2540"/>
            <wp:docPr id="15" name="Picture 15" descr="C:\Users\ASUS\Pictures\Screenshots\Screenshot 2024-09-15 211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Pictures\Screenshots\Screenshot 2024-09-15 21193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7DB">
        <w:rPr>
          <w:noProof/>
          <w:lang w:val="vi-VN" w:eastAsia="vi-VN" w:bidi="ar-SA"/>
        </w:rPr>
        <w:drawing>
          <wp:inline distT="0" distB="0" distL="0" distR="0" wp14:anchorId="637DFC9E" wp14:editId="3E1009D1">
            <wp:extent cx="5943600" cy="387122"/>
            <wp:effectExtent l="0" t="0" r="0" b="0"/>
            <wp:docPr id="16" name="Picture 16" descr="C:\Users\ASUS\Pictures\Screenshots\Screenshot 2024-09-15 211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Pictures\Screenshots\Screenshot 2024-09-15 21195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149A" w14:textId="3B6AF7C8" w:rsidR="007A48AA" w:rsidRDefault="007A48AA" w:rsidP="007A48AA">
      <w:pPr>
        <w:pStyle w:val="ListParagraph"/>
        <w:spacing w:line="360" w:lineRule="auto"/>
        <w:ind w:left="1440"/>
        <w:jc w:val="both"/>
        <w:rPr>
          <w:lang w:val="fr-FR"/>
        </w:rPr>
      </w:pPr>
      <w:proofErr w:type="spellStart"/>
      <w:r>
        <w:rPr>
          <w:lang w:val="fr-FR"/>
        </w:rPr>
        <w:t>Mô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tả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Gỡ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bỏ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tệp</w:t>
      </w:r>
      <w:proofErr w:type="spellEnd"/>
      <w:r>
        <w:rPr>
          <w:lang w:val="fr-FR"/>
        </w:rPr>
        <w:t xml:space="preserve"> ra </w:t>
      </w:r>
      <w:proofErr w:type="spellStart"/>
      <w:r>
        <w:rPr>
          <w:lang w:val="fr-FR"/>
        </w:rPr>
        <w:t>khỏi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vực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staging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nhưng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vẫn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giữ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thay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đổi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thư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mục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làm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việc</w:t>
      </w:r>
      <w:proofErr w:type="spellEnd"/>
      <w:r>
        <w:rPr>
          <w:lang w:val="fr-FR"/>
        </w:rPr>
        <w:t>.</w:t>
      </w:r>
    </w:p>
    <w:p w14:paraId="6BF2FE28" w14:textId="398B9FEE" w:rsidR="007A48AA" w:rsidRDefault="007A48AA" w:rsidP="007A48AA">
      <w:pPr>
        <w:pStyle w:val="ListParagraph"/>
        <w:spacing w:line="360" w:lineRule="auto"/>
        <w:ind w:left="1440"/>
        <w:jc w:val="both"/>
        <w:rPr>
          <w:lang w:val="fr-FR"/>
        </w:rPr>
      </w:pPr>
      <w:proofErr w:type="spellStart"/>
      <w:r>
        <w:rPr>
          <w:lang w:val="fr-FR"/>
        </w:rPr>
        <w:t>Tác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Nếu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thêm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nhầm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tệp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vực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staging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lệnh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giúp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bỏ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nội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dung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tệp</w:t>
      </w:r>
      <w:proofErr w:type="spellEnd"/>
      <w:r>
        <w:rPr>
          <w:lang w:val="fr-FR"/>
        </w:rPr>
        <w:t>.</w:t>
      </w:r>
    </w:p>
    <w:p w14:paraId="640D36CC" w14:textId="19D0309C" w:rsidR="007A48AA" w:rsidRDefault="007A48AA" w:rsidP="007A48AA">
      <w:pPr>
        <w:pStyle w:val="ListParagraph"/>
        <w:spacing w:line="360" w:lineRule="auto"/>
        <w:ind w:left="1440"/>
        <w:jc w:val="both"/>
        <w:rPr>
          <w:lang w:val="fr-FR"/>
        </w:rPr>
      </w:pPr>
    </w:p>
    <w:p w14:paraId="69FC0A19" w14:textId="5D00C313" w:rsidR="007A48AA" w:rsidRDefault="007A48AA" w:rsidP="00125887">
      <w:pPr>
        <w:pStyle w:val="ListParagraph"/>
        <w:numPr>
          <w:ilvl w:val="0"/>
          <w:numId w:val="6"/>
        </w:numPr>
        <w:spacing w:line="360" w:lineRule="auto"/>
        <w:jc w:val="both"/>
        <w:rPr>
          <w:lang w:val="fr-FR"/>
        </w:rPr>
      </w:pPr>
      <w:r>
        <w:rPr>
          <w:lang w:val="fr-FR"/>
        </w:rPr>
        <w:t xml:space="preserve">Git </w:t>
      </w:r>
      <w:proofErr w:type="gramStart"/>
      <w:r>
        <w:rPr>
          <w:lang w:val="fr-FR"/>
        </w:rPr>
        <w:t>diff:</w:t>
      </w:r>
      <w:proofErr w:type="gramEnd"/>
    </w:p>
    <w:p w14:paraId="6F6C79FA" w14:textId="60293484" w:rsidR="006C6DB5" w:rsidRDefault="006C6DB5" w:rsidP="006C6DB5">
      <w:pPr>
        <w:pStyle w:val="ListParagraph"/>
        <w:spacing w:line="360" w:lineRule="auto"/>
        <w:ind w:left="1800"/>
        <w:jc w:val="both"/>
        <w:rPr>
          <w:lang w:val="fr-FR"/>
        </w:rPr>
      </w:pPr>
      <w:r w:rsidRPr="006C6DB5">
        <w:rPr>
          <w:noProof/>
          <w:lang w:val="vi-VN" w:eastAsia="vi-VN" w:bidi="ar-SA"/>
        </w:rPr>
        <w:drawing>
          <wp:anchor distT="0" distB="0" distL="114300" distR="114300" simplePos="0" relativeHeight="251658240" behindDoc="0" locked="0" layoutInCell="1" allowOverlap="1" wp14:anchorId="5E4BBB24" wp14:editId="0F6A7CD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54295" cy="3590925"/>
            <wp:effectExtent l="0" t="0" r="8255" b="9525"/>
            <wp:wrapTopAndBottom/>
            <wp:docPr id="102027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7090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66"/>
                    <a:stretch/>
                  </pic:blipFill>
                  <pic:spPr bwMode="auto">
                    <a:xfrm>
                      <a:off x="0" y="0"/>
                      <a:ext cx="515429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1C40B2" w14:textId="52D608DC" w:rsidR="007A48AA" w:rsidRDefault="007A48AA" w:rsidP="007A48AA">
      <w:pPr>
        <w:pStyle w:val="ListParagraph"/>
        <w:spacing w:line="360" w:lineRule="auto"/>
        <w:ind w:left="1440"/>
        <w:jc w:val="both"/>
        <w:rPr>
          <w:lang w:val="fr-FR"/>
        </w:rPr>
      </w:pPr>
      <w:proofErr w:type="spellStart"/>
      <w:r>
        <w:rPr>
          <w:lang w:val="fr-FR"/>
        </w:rPr>
        <w:t>Mô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tả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Hiện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thị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thay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đổi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giữa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nội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dung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thư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mục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làm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việc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tệp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vực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staging</w:t>
      </w:r>
      <w:proofErr w:type="spellEnd"/>
      <w:r>
        <w:rPr>
          <w:lang w:val="fr-FR"/>
        </w:rPr>
        <w:t>.</w:t>
      </w:r>
    </w:p>
    <w:p w14:paraId="27EA9773" w14:textId="2FD92BD4" w:rsidR="007A48AA" w:rsidRDefault="007A48AA" w:rsidP="007A48AA">
      <w:pPr>
        <w:pStyle w:val="ListParagraph"/>
        <w:spacing w:line="360" w:lineRule="auto"/>
        <w:ind w:left="1440"/>
        <w:jc w:val="both"/>
        <w:rPr>
          <w:lang w:val="fr-FR"/>
        </w:rPr>
      </w:pPr>
      <w:proofErr w:type="spellStart"/>
      <w:r>
        <w:rPr>
          <w:lang w:val="fr-FR"/>
        </w:rPr>
        <w:t>Tác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Xem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sự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biệt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giữa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tệp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chỉnh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sửa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tệp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chưa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staging</w:t>
      </w:r>
      <w:proofErr w:type="spellEnd"/>
      <w:r>
        <w:rPr>
          <w:lang w:val="fr-FR"/>
        </w:rPr>
        <w:t>.</w:t>
      </w:r>
    </w:p>
    <w:p w14:paraId="6DC0E5C0" w14:textId="7029D549" w:rsidR="007A48AA" w:rsidRDefault="007A48AA" w:rsidP="007A48AA">
      <w:pPr>
        <w:pStyle w:val="ListParagraph"/>
        <w:spacing w:line="360" w:lineRule="auto"/>
        <w:ind w:left="1440"/>
        <w:jc w:val="both"/>
        <w:rPr>
          <w:lang w:val="fr-FR"/>
        </w:rPr>
      </w:pPr>
    </w:p>
    <w:p w14:paraId="1C3AE1D3" w14:textId="6BE1D638" w:rsidR="007A48AA" w:rsidRDefault="007A48AA" w:rsidP="00125887">
      <w:pPr>
        <w:pStyle w:val="ListParagraph"/>
        <w:numPr>
          <w:ilvl w:val="0"/>
          <w:numId w:val="6"/>
        </w:numPr>
        <w:spacing w:line="360" w:lineRule="auto"/>
        <w:jc w:val="both"/>
        <w:rPr>
          <w:lang w:val="fr-FR"/>
        </w:rPr>
      </w:pPr>
      <w:r>
        <w:rPr>
          <w:lang w:val="fr-FR"/>
        </w:rPr>
        <w:t>Git diff --</w:t>
      </w:r>
      <w:proofErr w:type="spellStart"/>
      <w:proofErr w:type="gramStart"/>
      <w:r>
        <w:rPr>
          <w:lang w:val="fr-FR"/>
        </w:rPr>
        <w:t>staged</w:t>
      </w:r>
      <w:proofErr w:type="spellEnd"/>
      <w:r>
        <w:rPr>
          <w:lang w:val="fr-FR"/>
        </w:rPr>
        <w:t>:</w:t>
      </w:r>
      <w:proofErr w:type="gramEnd"/>
      <w:r>
        <w:rPr>
          <w:lang w:val="fr-FR"/>
        </w:rPr>
        <w:t xml:space="preserve"> </w:t>
      </w:r>
    </w:p>
    <w:p w14:paraId="4298DBE5" w14:textId="56786391" w:rsidR="004756EA" w:rsidRDefault="004756EA" w:rsidP="004756EA">
      <w:pPr>
        <w:pStyle w:val="ListParagraph"/>
        <w:spacing w:line="360" w:lineRule="auto"/>
        <w:ind w:left="1800"/>
        <w:jc w:val="both"/>
        <w:rPr>
          <w:lang w:val="fr-FR"/>
        </w:rPr>
      </w:pPr>
      <w:r w:rsidRPr="004756EA">
        <w:rPr>
          <w:noProof/>
          <w:lang w:val="vi-VN" w:eastAsia="vi-VN" w:bidi="ar-SA"/>
        </w:rPr>
        <w:lastRenderedPageBreak/>
        <w:drawing>
          <wp:anchor distT="0" distB="0" distL="114300" distR="114300" simplePos="0" relativeHeight="251660288" behindDoc="0" locked="0" layoutInCell="1" allowOverlap="1" wp14:anchorId="5CEE59A5" wp14:editId="0C59444C">
            <wp:simplePos x="0" y="0"/>
            <wp:positionH relativeFrom="column">
              <wp:posOffset>94264</wp:posOffset>
            </wp:positionH>
            <wp:positionV relativeFrom="paragraph">
              <wp:posOffset>85</wp:posOffset>
            </wp:positionV>
            <wp:extent cx="5943600" cy="4328795"/>
            <wp:effectExtent l="0" t="0" r="0" b="0"/>
            <wp:wrapTopAndBottom/>
            <wp:docPr id="208381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1342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624DC" w14:textId="0D899608" w:rsidR="007A48AA" w:rsidRDefault="007A48AA" w:rsidP="007A48AA">
      <w:pPr>
        <w:pStyle w:val="ListParagraph"/>
        <w:spacing w:line="360" w:lineRule="auto"/>
        <w:ind w:left="1440"/>
        <w:jc w:val="both"/>
        <w:rPr>
          <w:lang w:val="fr-FR"/>
        </w:rPr>
      </w:pPr>
      <w:proofErr w:type="spellStart"/>
      <w:r>
        <w:rPr>
          <w:lang w:val="fr-FR"/>
        </w:rPr>
        <w:t>Mô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tả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Xem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sự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biệt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giữa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tệp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đã</w:t>
      </w:r>
      <w:proofErr w:type="spellEnd"/>
      <w:r>
        <w:rPr>
          <w:lang w:val="fr-FR"/>
        </w:rPr>
        <w:t xml:space="preserve"> ở </w:t>
      </w:r>
      <w:proofErr w:type="spellStart"/>
      <w:r>
        <w:rPr>
          <w:lang w:val="fr-FR"/>
        </w:rPr>
        <w:t>khu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vực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staging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cuối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cùng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đã</w:t>
      </w:r>
      <w:proofErr w:type="spellEnd"/>
      <w:r>
        <w:rPr>
          <w:lang w:val="fr-FR"/>
        </w:rPr>
        <w:t xml:space="preserve"> commit.</w:t>
      </w:r>
    </w:p>
    <w:p w14:paraId="12F0D129" w14:textId="1515ED4E" w:rsidR="007A48AA" w:rsidRDefault="007A48AA" w:rsidP="007A48AA">
      <w:pPr>
        <w:pStyle w:val="ListParagraph"/>
        <w:spacing w:line="360" w:lineRule="auto"/>
        <w:ind w:left="1440"/>
        <w:jc w:val="both"/>
        <w:rPr>
          <w:lang w:val="fr-FR"/>
        </w:rPr>
      </w:pPr>
      <w:proofErr w:type="spellStart"/>
      <w:r>
        <w:rPr>
          <w:lang w:val="fr-FR"/>
        </w:rPr>
        <w:t>Tác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Xem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thay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đổi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sẵn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sàng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commit.</w:t>
      </w:r>
    </w:p>
    <w:p w14:paraId="3B94BF14" w14:textId="10970C84" w:rsidR="007A48AA" w:rsidRDefault="007A48AA" w:rsidP="007A48AA">
      <w:pPr>
        <w:pStyle w:val="ListParagraph"/>
        <w:spacing w:line="360" w:lineRule="auto"/>
        <w:ind w:left="1440"/>
        <w:jc w:val="both"/>
        <w:rPr>
          <w:lang w:val="fr-FR"/>
        </w:rPr>
      </w:pPr>
    </w:p>
    <w:p w14:paraId="54732A0C" w14:textId="30CB7B79" w:rsidR="007A48AA" w:rsidRDefault="007A48AA" w:rsidP="00125887">
      <w:pPr>
        <w:pStyle w:val="ListParagraph"/>
        <w:numPr>
          <w:ilvl w:val="0"/>
          <w:numId w:val="6"/>
        </w:numPr>
        <w:spacing w:line="360" w:lineRule="auto"/>
        <w:jc w:val="both"/>
        <w:rPr>
          <w:lang w:val="fr-FR"/>
        </w:rPr>
      </w:pPr>
      <w:r>
        <w:rPr>
          <w:lang w:val="fr-FR"/>
        </w:rPr>
        <w:t>Git commit -m [</w:t>
      </w:r>
      <w:r w:rsidRPr="003D0F00">
        <w:rPr>
          <w:lang w:val="fr-FR"/>
        </w:rPr>
        <w:t>descriptive message</w:t>
      </w:r>
      <w:proofErr w:type="gramStart"/>
      <w:r>
        <w:rPr>
          <w:lang w:val="fr-FR"/>
        </w:rPr>
        <w:t>]:</w:t>
      </w:r>
      <w:proofErr w:type="gramEnd"/>
    </w:p>
    <w:p w14:paraId="51D825EE" w14:textId="7FA23DEA" w:rsidR="005207DB" w:rsidRPr="005207DB" w:rsidRDefault="005207DB" w:rsidP="005207DB">
      <w:pPr>
        <w:spacing w:line="360" w:lineRule="auto"/>
        <w:ind w:left="1440"/>
        <w:jc w:val="both"/>
        <w:rPr>
          <w:lang w:val="fr-FR"/>
        </w:rPr>
      </w:pPr>
      <w:r w:rsidRPr="005207DB">
        <w:rPr>
          <w:noProof/>
          <w:lang w:val="vi-VN" w:eastAsia="vi-VN" w:bidi="ar-SA"/>
        </w:rPr>
        <w:drawing>
          <wp:inline distT="0" distB="0" distL="0" distR="0" wp14:anchorId="784FE698" wp14:editId="51D9EE8C">
            <wp:extent cx="5943600" cy="1038956"/>
            <wp:effectExtent l="0" t="0" r="0" b="8890"/>
            <wp:docPr id="18" name="Picture 18" descr="C:\Users\ASUS\Pictures\Screenshots\Screenshot 2024-09-15 212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Pictures\Screenshots\Screenshot 2024-09-15 21204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E8A5" w14:textId="50BE7FF1" w:rsidR="007A48AA" w:rsidRDefault="007A48AA" w:rsidP="007A48AA">
      <w:pPr>
        <w:pStyle w:val="ListParagraph"/>
        <w:spacing w:line="360" w:lineRule="auto"/>
        <w:ind w:left="1440"/>
        <w:jc w:val="both"/>
        <w:rPr>
          <w:lang w:val="fr-FR"/>
        </w:rPr>
      </w:pPr>
      <w:proofErr w:type="spellStart"/>
      <w:r w:rsidRPr="003D0F00">
        <w:rPr>
          <w:lang w:val="fr-FR"/>
        </w:rPr>
        <w:t>Mô</w:t>
      </w:r>
      <w:proofErr w:type="spellEnd"/>
      <w:r w:rsidRPr="003D0F00">
        <w:rPr>
          <w:lang w:val="fr-FR"/>
        </w:rPr>
        <w:t xml:space="preserve"> </w:t>
      </w:r>
      <w:proofErr w:type="spellStart"/>
      <w:r w:rsidRPr="003D0F00">
        <w:rPr>
          <w:lang w:val="fr-FR"/>
        </w:rPr>
        <w:t>tả</w:t>
      </w:r>
      <w:proofErr w:type="spellEnd"/>
      <w:r w:rsidRPr="003D0F00">
        <w:rPr>
          <w:lang w:val="fr-FR"/>
        </w:rPr>
        <w:t xml:space="preserve"> : </w:t>
      </w:r>
      <w:proofErr w:type="spellStart"/>
      <w:r w:rsidRPr="007A48AA">
        <w:rPr>
          <w:lang w:val="fr-FR"/>
        </w:rPr>
        <w:t>Tạo</w:t>
      </w:r>
      <w:proofErr w:type="spellEnd"/>
      <w:r w:rsidRPr="003D0F00">
        <w:rPr>
          <w:lang w:val="fr-FR"/>
        </w:rPr>
        <w:t xml:space="preserve"> </w:t>
      </w:r>
      <w:proofErr w:type="spellStart"/>
      <w:r w:rsidRPr="003D0F00">
        <w:rPr>
          <w:lang w:val="fr-FR"/>
        </w:rPr>
        <w:t>một</w:t>
      </w:r>
      <w:proofErr w:type="spellEnd"/>
      <w:r w:rsidRPr="003D0F00">
        <w:rPr>
          <w:lang w:val="fr-FR"/>
        </w:rPr>
        <w:t xml:space="preserve"> </w:t>
      </w:r>
      <w:proofErr w:type="spellStart"/>
      <w:r w:rsidRPr="003D0F00">
        <w:rPr>
          <w:lang w:val="fr-FR"/>
        </w:rPr>
        <w:t>bản</w:t>
      </w:r>
      <w:proofErr w:type="spellEnd"/>
      <w:r w:rsidRPr="003D0F00">
        <w:rPr>
          <w:lang w:val="fr-FR"/>
        </w:rPr>
        <w:t xml:space="preserve"> commit </w:t>
      </w:r>
      <w:proofErr w:type="spellStart"/>
      <w:r w:rsidRPr="003D0F00">
        <w:rPr>
          <w:lang w:val="fr-FR"/>
        </w:rPr>
        <w:t>với</w:t>
      </w:r>
      <w:proofErr w:type="spellEnd"/>
      <w:r w:rsidRPr="003D0F00">
        <w:rPr>
          <w:lang w:val="fr-FR"/>
        </w:rPr>
        <w:t xml:space="preserve"> </w:t>
      </w:r>
      <w:proofErr w:type="spellStart"/>
      <w:r w:rsidRPr="003D0F00">
        <w:rPr>
          <w:lang w:val="fr-FR"/>
        </w:rPr>
        <w:t>th</w:t>
      </w:r>
      <w:r>
        <w:rPr>
          <w:lang w:val="fr-FR"/>
        </w:rPr>
        <w:t>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điệp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miêu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thay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đổi</w:t>
      </w:r>
      <w:proofErr w:type="spellEnd"/>
      <w:r>
        <w:rPr>
          <w:lang w:val="fr-FR"/>
        </w:rPr>
        <w:t>.</w:t>
      </w:r>
    </w:p>
    <w:p w14:paraId="4689FD6C" w14:textId="2D2CE409" w:rsidR="007A48AA" w:rsidRPr="00752092" w:rsidRDefault="007A48AA" w:rsidP="007A48AA">
      <w:pPr>
        <w:pStyle w:val="ListParagraph"/>
        <w:spacing w:line="360" w:lineRule="auto"/>
        <w:ind w:left="1440"/>
        <w:jc w:val="both"/>
        <w:rPr>
          <w:lang w:val="fr-FR"/>
        </w:rPr>
      </w:pPr>
      <w:proofErr w:type="spellStart"/>
      <w:r w:rsidRPr="00752092">
        <w:rPr>
          <w:lang w:val="fr-FR"/>
        </w:rPr>
        <w:t>Tác</w:t>
      </w:r>
      <w:proofErr w:type="spellEnd"/>
      <w:r w:rsidRPr="00752092">
        <w:rPr>
          <w:lang w:val="fr-FR"/>
        </w:rPr>
        <w:t xml:space="preserve"> </w:t>
      </w:r>
      <w:proofErr w:type="spellStart"/>
      <w:r w:rsidRPr="00752092">
        <w:rPr>
          <w:lang w:val="fr-FR"/>
        </w:rPr>
        <w:t>dụng</w:t>
      </w:r>
      <w:proofErr w:type="spellEnd"/>
      <w:r w:rsidRPr="00752092">
        <w:rPr>
          <w:lang w:val="fr-FR"/>
        </w:rPr>
        <w:t xml:space="preserve"> : </w:t>
      </w:r>
      <w:proofErr w:type="spellStart"/>
      <w:r w:rsidRPr="00752092">
        <w:rPr>
          <w:lang w:val="fr-FR"/>
        </w:rPr>
        <w:t>Lưu</w:t>
      </w:r>
      <w:proofErr w:type="spellEnd"/>
      <w:r w:rsidRPr="00752092">
        <w:rPr>
          <w:lang w:val="fr-FR"/>
        </w:rPr>
        <w:t xml:space="preserve"> </w:t>
      </w:r>
      <w:proofErr w:type="spellStart"/>
      <w:r w:rsidRPr="00752092">
        <w:rPr>
          <w:lang w:val="fr-FR"/>
        </w:rPr>
        <w:t>các</w:t>
      </w:r>
      <w:proofErr w:type="spellEnd"/>
      <w:r w:rsidRPr="00752092">
        <w:rPr>
          <w:lang w:val="fr-FR"/>
        </w:rPr>
        <w:t xml:space="preserve"> </w:t>
      </w:r>
      <w:proofErr w:type="spellStart"/>
      <w:r w:rsidRPr="00752092">
        <w:rPr>
          <w:lang w:val="fr-FR"/>
        </w:rPr>
        <w:t>thay</w:t>
      </w:r>
      <w:proofErr w:type="spellEnd"/>
      <w:r w:rsidRPr="00752092">
        <w:rPr>
          <w:lang w:val="fr-FR"/>
        </w:rPr>
        <w:t xml:space="preserve"> </w:t>
      </w:r>
      <w:proofErr w:type="spellStart"/>
      <w:r w:rsidRPr="00752092">
        <w:rPr>
          <w:lang w:val="fr-FR"/>
        </w:rPr>
        <w:t>đổi</w:t>
      </w:r>
      <w:proofErr w:type="spellEnd"/>
      <w:r w:rsidRPr="00752092">
        <w:rPr>
          <w:lang w:val="fr-FR"/>
        </w:rPr>
        <w:t xml:space="preserve"> </w:t>
      </w:r>
      <w:proofErr w:type="spellStart"/>
      <w:r>
        <w:rPr>
          <w:lang w:val="fr-FR"/>
        </w:rPr>
        <w:t>đã</w:t>
      </w:r>
      <w:proofErr w:type="spellEnd"/>
      <w:r>
        <w:rPr>
          <w:lang w:val="fr-FR"/>
        </w:rPr>
        <w:t xml:space="preserve"> ở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vực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staging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Git </w:t>
      </w:r>
      <w:proofErr w:type="spellStart"/>
      <w:r>
        <w:rPr>
          <w:lang w:val="fr-FR"/>
        </w:rPr>
        <w:t>kèm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theo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điệp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thích</w:t>
      </w:r>
      <w:proofErr w:type="spellEnd"/>
      <w:r>
        <w:rPr>
          <w:lang w:val="fr-FR"/>
        </w:rPr>
        <w:t>.</w:t>
      </w:r>
    </w:p>
    <w:p w14:paraId="36CBFF43" w14:textId="589C677C" w:rsidR="007A48AA" w:rsidRPr="001B3A01" w:rsidRDefault="007A48AA" w:rsidP="007A48AA">
      <w:pPr>
        <w:pStyle w:val="ListParagraph"/>
        <w:spacing w:line="360" w:lineRule="auto"/>
        <w:ind w:left="1440"/>
        <w:jc w:val="both"/>
        <w:rPr>
          <w:b/>
          <w:lang w:val="fr-FR"/>
        </w:rPr>
      </w:pPr>
      <w:r w:rsidRPr="001B3A01">
        <w:rPr>
          <w:b/>
          <w:lang w:val="fr-FR"/>
        </w:rPr>
        <w:t xml:space="preserve"> </w:t>
      </w:r>
    </w:p>
    <w:p w14:paraId="4B0C7DD0" w14:textId="315CF6E4" w:rsidR="007A48AA" w:rsidRPr="00E06F86" w:rsidRDefault="007A48AA" w:rsidP="00125887">
      <w:pPr>
        <w:pStyle w:val="ListParagraph"/>
        <w:numPr>
          <w:ilvl w:val="0"/>
          <w:numId w:val="4"/>
        </w:numPr>
        <w:spacing w:line="360" w:lineRule="auto"/>
        <w:ind w:left="1170" w:hanging="360"/>
        <w:jc w:val="both"/>
        <w:rPr>
          <w:b/>
          <w:sz w:val="28"/>
          <w:u w:val="single"/>
          <w:lang w:val="fr-FR"/>
        </w:rPr>
      </w:pPr>
      <w:r w:rsidRPr="00E06F86">
        <w:rPr>
          <w:b/>
          <w:sz w:val="28"/>
          <w:u w:val="single"/>
          <w:lang w:val="fr-FR"/>
        </w:rPr>
        <w:t>BRANCH &amp; MERGE</w:t>
      </w:r>
    </w:p>
    <w:p w14:paraId="3943718D" w14:textId="77777777" w:rsidR="007A48AA" w:rsidRDefault="007A48AA" w:rsidP="007A48AA">
      <w:pPr>
        <w:pStyle w:val="ListParagraph"/>
        <w:spacing w:line="360" w:lineRule="auto"/>
        <w:ind w:left="1440"/>
        <w:jc w:val="both"/>
        <w:rPr>
          <w:b/>
          <w:lang w:val="fr-FR"/>
        </w:rPr>
      </w:pPr>
      <w:r w:rsidRPr="00867549">
        <w:rPr>
          <w:noProof/>
          <w:lang w:val="vi-VN" w:eastAsia="vi-VN" w:bidi="ar-SA"/>
        </w:rPr>
        <w:lastRenderedPageBreak/>
        <w:drawing>
          <wp:inline distT="0" distB="0" distL="0" distR="0" wp14:anchorId="1F3D9E21" wp14:editId="19E815A8">
            <wp:extent cx="2387414" cy="18726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2237" cy="188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F1A8" w14:textId="3628ED4C" w:rsidR="007A48AA" w:rsidRPr="005207DB" w:rsidRDefault="007A48AA" w:rsidP="00125887">
      <w:pPr>
        <w:pStyle w:val="ListParagraph"/>
        <w:numPr>
          <w:ilvl w:val="0"/>
          <w:numId w:val="7"/>
        </w:numPr>
        <w:spacing w:line="360" w:lineRule="auto"/>
        <w:jc w:val="both"/>
        <w:rPr>
          <w:lang w:val="fr-FR"/>
        </w:rPr>
      </w:pPr>
      <w:r>
        <w:rPr>
          <w:lang w:val="fr-FR"/>
        </w:rPr>
        <w:t xml:space="preserve">Git </w:t>
      </w:r>
      <w:proofErr w:type="spellStart"/>
      <w:proofErr w:type="gramStart"/>
      <w:r>
        <w:rPr>
          <w:lang w:val="fr-FR"/>
        </w:rPr>
        <w:t>branch</w:t>
      </w:r>
      <w:proofErr w:type="spellEnd"/>
      <w:r>
        <w:rPr>
          <w:lang w:val="fr-FR"/>
        </w:rPr>
        <w:t>:</w:t>
      </w:r>
      <w:proofErr w:type="gramEnd"/>
    </w:p>
    <w:p w14:paraId="5B2441FE" w14:textId="40543DAC" w:rsidR="005207DB" w:rsidRPr="005207DB" w:rsidRDefault="005207DB" w:rsidP="005207DB">
      <w:pPr>
        <w:spacing w:line="360" w:lineRule="auto"/>
        <w:ind w:left="1440"/>
        <w:jc w:val="both"/>
        <w:rPr>
          <w:lang w:val="fr-FR"/>
        </w:rPr>
      </w:pPr>
      <w:r w:rsidRPr="005207DB">
        <w:rPr>
          <w:noProof/>
          <w:lang w:val="vi-VN" w:eastAsia="vi-VN" w:bidi="ar-SA"/>
        </w:rPr>
        <w:drawing>
          <wp:inline distT="0" distB="0" distL="0" distR="0" wp14:anchorId="5AF8703C" wp14:editId="3EC901BB">
            <wp:extent cx="5753100" cy="1217930"/>
            <wp:effectExtent l="0" t="0" r="0" b="1270"/>
            <wp:docPr id="20" name="Picture 20" descr="C:\Users\ASUS\Pictures\Screenshots\Screenshot 2024-09-15 212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Pictures\Screenshots\Screenshot 2024-09-15 2121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A628" w14:textId="77777777" w:rsidR="007A48AA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 w:rsidRPr="00E12F12">
        <w:t>Mô</w:t>
      </w:r>
      <w:proofErr w:type="spellEnd"/>
      <w:r w:rsidRPr="00E12F12">
        <w:t xml:space="preserve"> </w:t>
      </w:r>
      <w:proofErr w:type="spellStart"/>
      <w:proofErr w:type="gramStart"/>
      <w:r w:rsidRPr="00E12F12">
        <w:t>tả</w:t>
      </w:r>
      <w:proofErr w:type="spellEnd"/>
      <w:r w:rsidRPr="00E12F12">
        <w:t> :</w:t>
      </w:r>
      <w:proofErr w:type="gramEnd"/>
      <w:r w:rsidRPr="00E12F12">
        <w:t xml:space="preserve"> </w:t>
      </w:r>
      <w:proofErr w:type="spellStart"/>
      <w:r w:rsidRPr="00E12F12">
        <w:t>Liệt</w:t>
      </w:r>
      <w:proofErr w:type="spellEnd"/>
      <w:r w:rsidRPr="00E12F12">
        <w:t xml:space="preserve"> </w:t>
      </w:r>
      <w:proofErr w:type="spellStart"/>
      <w:r w:rsidRPr="00E12F12">
        <w:t>kê</w:t>
      </w:r>
      <w:proofErr w:type="spellEnd"/>
      <w:r w:rsidRPr="00E12F12">
        <w:t xml:space="preserve"> </w:t>
      </w:r>
      <w:proofErr w:type="spellStart"/>
      <w:r w:rsidRPr="00E12F12">
        <w:t>các</w:t>
      </w:r>
      <w:proofErr w:type="spellEnd"/>
      <w:r w:rsidRPr="00E12F12">
        <w:t xml:space="preserve"> </w:t>
      </w:r>
      <w:proofErr w:type="spellStart"/>
      <w:r w:rsidRPr="00E12F12">
        <w:t>nhánh</w:t>
      </w:r>
      <w:proofErr w:type="spellEnd"/>
      <w:r w:rsidRPr="00E12F12">
        <w:t xml:space="preserve"> </w:t>
      </w:r>
      <w:proofErr w:type="spellStart"/>
      <w:r w:rsidRPr="00E12F12">
        <w:t>trong</w:t>
      </w:r>
      <w:proofErr w:type="spellEnd"/>
      <w:r w:rsidRPr="00E12F12">
        <w:t xml:space="preserve"> re</w:t>
      </w:r>
      <w:r>
        <w:t xml:space="preserve">pository.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*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00290435" w14:textId="3D93D712" w:rsidR="007A48AA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>
        <w:t>Tác</w:t>
      </w:r>
      <w:proofErr w:type="spellEnd"/>
      <w:r>
        <w:t xml:space="preserve"> </w:t>
      </w:r>
      <w:proofErr w:type="spellStart"/>
      <w:proofErr w:type="gramStart"/>
      <w:r>
        <w:t>dụng</w:t>
      </w:r>
      <w:proofErr w:type="spellEnd"/>
      <w:r>
        <w:t xml:space="preserve"> :</w:t>
      </w:r>
      <w:proofErr w:type="gramEnd"/>
      <w:r>
        <w:t xml:space="preserve"> 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0931728" w14:textId="4D985BBF" w:rsidR="007A48AA" w:rsidRDefault="007A48AA" w:rsidP="007A48AA">
      <w:pPr>
        <w:pStyle w:val="ListParagraph"/>
        <w:spacing w:line="360" w:lineRule="auto"/>
        <w:ind w:left="1440"/>
        <w:jc w:val="both"/>
      </w:pPr>
    </w:p>
    <w:p w14:paraId="65EC3252" w14:textId="118C59E2" w:rsidR="007A48AA" w:rsidRDefault="007A48AA" w:rsidP="00125887">
      <w:pPr>
        <w:pStyle w:val="ListParagraph"/>
        <w:numPr>
          <w:ilvl w:val="0"/>
          <w:numId w:val="7"/>
        </w:numPr>
        <w:spacing w:line="360" w:lineRule="auto"/>
        <w:jc w:val="both"/>
      </w:pPr>
      <w:r>
        <w:t>Git branch [branch-name]:</w:t>
      </w:r>
    </w:p>
    <w:p w14:paraId="7ACEC80C" w14:textId="7A749E1B" w:rsidR="005207DB" w:rsidRDefault="005207DB" w:rsidP="005207DB">
      <w:pPr>
        <w:spacing w:line="360" w:lineRule="auto"/>
        <w:ind w:left="1440"/>
        <w:jc w:val="both"/>
      </w:pPr>
      <w:r w:rsidRPr="005207DB">
        <w:rPr>
          <w:noProof/>
          <w:lang w:val="vi-VN" w:eastAsia="vi-VN" w:bidi="ar-SA"/>
        </w:rPr>
        <w:drawing>
          <wp:inline distT="0" distB="0" distL="0" distR="0" wp14:anchorId="75E8031E" wp14:editId="683DCC5E">
            <wp:extent cx="5943600" cy="1372421"/>
            <wp:effectExtent l="0" t="0" r="0" b="0"/>
            <wp:docPr id="21" name="Picture 21" descr="C:\Users\ASUS\Pictures\Screenshots\Screenshot 2024-09-15 212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Pictures\Screenshots\Screenshot 2024-09-15 21213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6562" w14:textId="4264096E" w:rsidR="007A48AA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commit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67652229" w14:textId="5BA1EA6C" w:rsidR="007A48AA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2DDC7CA0" w14:textId="01926ADC" w:rsidR="007A48AA" w:rsidRDefault="007A48AA" w:rsidP="007A48AA">
      <w:pPr>
        <w:pStyle w:val="ListParagraph"/>
        <w:spacing w:line="360" w:lineRule="auto"/>
        <w:ind w:left="1440"/>
        <w:jc w:val="both"/>
      </w:pPr>
    </w:p>
    <w:p w14:paraId="7EA5D805" w14:textId="4341C12D" w:rsidR="007A48AA" w:rsidRDefault="007A48AA" w:rsidP="00125887">
      <w:pPr>
        <w:pStyle w:val="ListParagraph"/>
        <w:numPr>
          <w:ilvl w:val="0"/>
          <w:numId w:val="7"/>
        </w:numPr>
        <w:spacing w:line="360" w:lineRule="auto"/>
        <w:jc w:val="both"/>
      </w:pPr>
      <w:r>
        <w:t>Git checkout:</w:t>
      </w:r>
    </w:p>
    <w:p w14:paraId="25D63054" w14:textId="1DAAF824" w:rsidR="005207DB" w:rsidRDefault="005207DB" w:rsidP="005207DB">
      <w:pPr>
        <w:spacing w:line="360" w:lineRule="auto"/>
        <w:ind w:left="1440"/>
        <w:jc w:val="both"/>
      </w:pPr>
      <w:r w:rsidRPr="005207DB">
        <w:rPr>
          <w:noProof/>
          <w:lang w:val="vi-VN" w:eastAsia="vi-VN" w:bidi="ar-SA"/>
        </w:rPr>
        <w:lastRenderedPageBreak/>
        <w:drawing>
          <wp:inline distT="0" distB="0" distL="0" distR="0" wp14:anchorId="04C9C9CA" wp14:editId="07AC97ED">
            <wp:extent cx="5943600" cy="1673461"/>
            <wp:effectExtent l="0" t="0" r="0" b="3175"/>
            <wp:docPr id="22" name="Picture 22" descr="C:\Users\ASUS\Pictures\Screenshots\Screenshot 2024-09-15 212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Pictures\Screenshots\Screenshot 2024-09-15 21220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261D" w14:textId="2C684590" w:rsidR="007A48AA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 w:rsidRPr="00430EA1">
        <w:t>Mô</w:t>
      </w:r>
      <w:proofErr w:type="spellEnd"/>
      <w:r w:rsidRPr="00430EA1">
        <w:t xml:space="preserve"> </w:t>
      </w:r>
      <w:proofErr w:type="spellStart"/>
      <w:r w:rsidRPr="00430EA1">
        <w:t>tả</w:t>
      </w:r>
      <w:proofErr w:type="spellEnd"/>
      <w:r w:rsidRPr="00430EA1">
        <w:t xml:space="preserve">: </w:t>
      </w:r>
      <w:proofErr w:type="spellStart"/>
      <w:r w:rsidRPr="00430EA1">
        <w:t>Chuyển</w:t>
      </w:r>
      <w:proofErr w:type="spellEnd"/>
      <w:r w:rsidRPr="00430EA1">
        <w:t xml:space="preserve"> sang </w:t>
      </w:r>
      <w:proofErr w:type="spellStart"/>
      <w:r w:rsidRPr="00430EA1">
        <w:t>một</w:t>
      </w:r>
      <w:proofErr w:type="spellEnd"/>
      <w:r w:rsidRPr="00430EA1">
        <w:t xml:space="preserve"> </w:t>
      </w:r>
      <w:proofErr w:type="spellStart"/>
      <w:r w:rsidRPr="00430EA1">
        <w:t>n</w:t>
      </w:r>
      <w:r>
        <w:t>hánh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7F8BE865" w14:textId="3AB60728" w:rsidR="007A48AA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355F5DEF" w14:textId="15747499" w:rsidR="007A48AA" w:rsidRDefault="007A48AA" w:rsidP="007A48AA">
      <w:pPr>
        <w:pStyle w:val="ListParagraph"/>
        <w:spacing w:line="360" w:lineRule="auto"/>
        <w:ind w:left="1440"/>
        <w:jc w:val="both"/>
      </w:pPr>
    </w:p>
    <w:p w14:paraId="26A35B63" w14:textId="0F0D9C54" w:rsidR="007A48AA" w:rsidRDefault="007A48AA" w:rsidP="00125887">
      <w:pPr>
        <w:pStyle w:val="ListParagraph"/>
        <w:numPr>
          <w:ilvl w:val="0"/>
          <w:numId w:val="7"/>
        </w:numPr>
        <w:spacing w:line="360" w:lineRule="auto"/>
        <w:jc w:val="both"/>
      </w:pPr>
      <w:r>
        <w:t>Git merge [branch]:</w:t>
      </w:r>
    </w:p>
    <w:p w14:paraId="034D1520" w14:textId="476AD833" w:rsidR="005207DB" w:rsidRDefault="005207DB" w:rsidP="005207DB">
      <w:pPr>
        <w:spacing w:line="360" w:lineRule="auto"/>
        <w:ind w:left="1440"/>
        <w:jc w:val="both"/>
      </w:pPr>
      <w:r w:rsidRPr="005207DB">
        <w:rPr>
          <w:noProof/>
          <w:lang w:val="vi-VN" w:eastAsia="vi-VN" w:bidi="ar-SA"/>
        </w:rPr>
        <w:lastRenderedPageBreak/>
        <w:drawing>
          <wp:inline distT="0" distB="0" distL="0" distR="0" wp14:anchorId="15151CC2" wp14:editId="27D4D668">
            <wp:extent cx="5943600" cy="287265"/>
            <wp:effectExtent l="0" t="0" r="0" b="0"/>
            <wp:docPr id="25" name="Picture 25" descr="C:\Users\ASUS\Pictures\Screenshots\Screenshot 2024-09-15 212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Pictures\Screenshots\Screenshot 2024-09-15 21251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7DB">
        <w:rPr>
          <w:noProof/>
          <w:lang w:val="vi-VN" w:eastAsia="vi-VN" w:bidi="ar-SA"/>
        </w:rPr>
        <w:drawing>
          <wp:inline distT="0" distB="0" distL="0" distR="0" wp14:anchorId="62542ECF" wp14:editId="7053F152">
            <wp:extent cx="5943600" cy="2629050"/>
            <wp:effectExtent l="0" t="0" r="0" b="0"/>
            <wp:docPr id="26" name="Picture 26" descr="C:\Users\ASUS\Pictures\Screenshots\Screenshot 2024-09-15 212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Pictures\Screenshots\Screenshot 2024-09-15 21253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7DB">
        <w:rPr>
          <w:noProof/>
          <w:lang w:val="vi-VN" w:eastAsia="vi-VN" w:bidi="ar-SA"/>
        </w:rPr>
        <w:drawing>
          <wp:inline distT="0" distB="0" distL="0" distR="0" wp14:anchorId="286307D6" wp14:editId="40BDAB8B">
            <wp:extent cx="5943600" cy="3035030"/>
            <wp:effectExtent l="0" t="0" r="0" b="0"/>
            <wp:docPr id="27" name="Picture 27" descr="C:\Users\ASUS\Pictures\Screenshots\Screenshot 2024-09-15 212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Pictures\Screenshots\Screenshot 2024-09-15 21260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BC54" w14:textId="0C03647E" w:rsidR="007A48AA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6546DAC6" w14:textId="460D7E87" w:rsidR="007A48AA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6A43CC39" w14:textId="2546D586" w:rsidR="007A48AA" w:rsidRDefault="007A48AA" w:rsidP="007A48AA">
      <w:pPr>
        <w:pStyle w:val="ListParagraph"/>
        <w:spacing w:line="360" w:lineRule="auto"/>
        <w:ind w:left="1440"/>
        <w:jc w:val="both"/>
      </w:pPr>
    </w:p>
    <w:p w14:paraId="45FE8EEF" w14:textId="508AA418" w:rsidR="007A48AA" w:rsidRDefault="00EE7794" w:rsidP="00125887">
      <w:pPr>
        <w:pStyle w:val="ListParagraph"/>
        <w:numPr>
          <w:ilvl w:val="0"/>
          <w:numId w:val="7"/>
        </w:numPr>
        <w:spacing w:line="360" w:lineRule="auto"/>
        <w:jc w:val="both"/>
      </w:pPr>
      <w:r w:rsidRPr="00EE7794">
        <w:lastRenderedPageBreak/>
        <w:drawing>
          <wp:anchor distT="0" distB="0" distL="114300" distR="114300" simplePos="0" relativeHeight="251661312" behindDoc="0" locked="0" layoutInCell="1" allowOverlap="1" wp14:anchorId="3911DEF7" wp14:editId="60E14447">
            <wp:simplePos x="0" y="0"/>
            <wp:positionH relativeFrom="column">
              <wp:posOffset>659069</wp:posOffset>
            </wp:positionH>
            <wp:positionV relativeFrom="paragraph">
              <wp:posOffset>261320</wp:posOffset>
            </wp:positionV>
            <wp:extent cx="5943600" cy="3727450"/>
            <wp:effectExtent l="0" t="0" r="0" b="6350"/>
            <wp:wrapThrough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hrough>
            <wp:docPr id="52760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0941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48AA">
        <w:t>Git log:</w:t>
      </w:r>
    </w:p>
    <w:p w14:paraId="21D4AF3C" w14:textId="6493E7E0" w:rsidR="00E06F86" w:rsidRDefault="00E06F86" w:rsidP="00E06F86">
      <w:pPr>
        <w:pStyle w:val="ListParagraph"/>
        <w:spacing w:line="360" w:lineRule="auto"/>
        <w:ind w:left="1800"/>
        <w:jc w:val="both"/>
      </w:pPr>
    </w:p>
    <w:p w14:paraId="51BE33B3" w14:textId="54F1AEFD" w:rsidR="007A48AA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 w:rsidRPr="00F83C48">
        <w:t>Mô</w:t>
      </w:r>
      <w:proofErr w:type="spellEnd"/>
      <w:r w:rsidRPr="00F83C48">
        <w:t xml:space="preserve"> </w:t>
      </w:r>
      <w:proofErr w:type="spellStart"/>
      <w:r w:rsidRPr="00F83C48">
        <w:t>tả</w:t>
      </w:r>
      <w:proofErr w:type="spellEnd"/>
      <w:r w:rsidRPr="00F83C48">
        <w:t xml:space="preserve">: Hiển </w:t>
      </w:r>
      <w:proofErr w:type="spellStart"/>
      <w:r w:rsidRPr="00F83C48">
        <w:t>thị</w:t>
      </w:r>
      <w:proofErr w:type="spellEnd"/>
      <w:r w:rsidRPr="00F83C48">
        <w:t xml:space="preserve"> </w:t>
      </w:r>
      <w:proofErr w:type="spellStart"/>
      <w:r w:rsidRPr="00F83C48">
        <w:t>toà</w:t>
      </w:r>
      <w:r>
        <w:t>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commit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08D241CF" w14:textId="377EA117" w:rsidR="007A48AA" w:rsidRPr="00F83C48" w:rsidRDefault="007A48AA" w:rsidP="007A48AA">
      <w:pPr>
        <w:pStyle w:val="ListParagraph"/>
        <w:spacing w:line="360" w:lineRule="auto"/>
        <w:ind w:left="1440"/>
        <w:jc w:val="both"/>
      </w:pP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Xem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commit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63A5C940" w14:textId="5CA9E629" w:rsidR="007A48AA" w:rsidRPr="001F7C8F" w:rsidRDefault="007A48AA" w:rsidP="007A48AA">
      <w:pPr>
        <w:spacing w:line="360" w:lineRule="auto"/>
      </w:pPr>
    </w:p>
    <w:sectPr w:rsidR="007A48AA" w:rsidRPr="001F7C8F" w:rsidSect="0058703F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07499" w14:textId="77777777" w:rsidR="00862EC9" w:rsidRDefault="00862EC9" w:rsidP="0058703F">
      <w:pPr>
        <w:spacing w:after="0" w:line="240" w:lineRule="auto"/>
      </w:pPr>
      <w:r>
        <w:separator/>
      </w:r>
    </w:p>
  </w:endnote>
  <w:endnote w:type="continuationSeparator" w:id="0">
    <w:p w14:paraId="3004E9AE" w14:textId="77777777" w:rsidR="00862EC9" w:rsidRDefault="00862EC9" w:rsidP="0058703F">
      <w:pPr>
        <w:spacing w:after="0" w:line="240" w:lineRule="auto"/>
      </w:pPr>
      <w:r>
        <w:continuationSeparator/>
      </w:r>
    </w:p>
  </w:endnote>
  <w:endnote w:type="continuationNotice" w:id="1">
    <w:p w14:paraId="68720337" w14:textId="77777777" w:rsidR="00862EC9" w:rsidRDefault="00862EC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84252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192BA2" w14:textId="2310C573" w:rsidR="0058703F" w:rsidRDefault="005870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595E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2998C516" w14:textId="77777777" w:rsidR="0058703F" w:rsidRDefault="005870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BC156E" w14:textId="77777777" w:rsidR="00862EC9" w:rsidRDefault="00862EC9" w:rsidP="0058703F">
      <w:pPr>
        <w:spacing w:after="0" w:line="240" w:lineRule="auto"/>
      </w:pPr>
      <w:r>
        <w:separator/>
      </w:r>
    </w:p>
  </w:footnote>
  <w:footnote w:type="continuationSeparator" w:id="0">
    <w:p w14:paraId="655D2223" w14:textId="77777777" w:rsidR="00862EC9" w:rsidRDefault="00862EC9" w:rsidP="0058703F">
      <w:pPr>
        <w:spacing w:after="0" w:line="240" w:lineRule="auto"/>
      </w:pPr>
      <w:r>
        <w:continuationSeparator/>
      </w:r>
    </w:p>
  </w:footnote>
  <w:footnote w:type="continuationNotice" w:id="1">
    <w:p w14:paraId="59D43CD9" w14:textId="77777777" w:rsidR="00862EC9" w:rsidRDefault="00862EC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F8C8D" w14:textId="77777777" w:rsidR="00F75DF7" w:rsidRDefault="00F75D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B36AE2"/>
    <w:multiLevelType w:val="hybridMultilevel"/>
    <w:tmpl w:val="CBE24C6C"/>
    <w:lvl w:ilvl="0" w:tplc="1FC2D88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59576E"/>
    <w:multiLevelType w:val="hybridMultilevel"/>
    <w:tmpl w:val="E82A5A6E"/>
    <w:lvl w:ilvl="0" w:tplc="0409000F">
      <w:start w:val="1"/>
      <w:numFmt w:val="decimal"/>
      <w:lvlText w:val="%1."/>
      <w:lvlJc w:val="left"/>
      <w:pPr>
        <w:ind w:left="11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2" w:hanging="360"/>
      </w:pPr>
    </w:lvl>
    <w:lvl w:ilvl="2" w:tplc="0409001B" w:tentative="1">
      <w:start w:val="1"/>
      <w:numFmt w:val="lowerRoman"/>
      <w:lvlText w:val="%3."/>
      <w:lvlJc w:val="right"/>
      <w:pPr>
        <w:ind w:left="2572" w:hanging="180"/>
      </w:pPr>
    </w:lvl>
    <w:lvl w:ilvl="3" w:tplc="0409000F" w:tentative="1">
      <w:start w:val="1"/>
      <w:numFmt w:val="decimal"/>
      <w:lvlText w:val="%4."/>
      <w:lvlJc w:val="left"/>
      <w:pPr>
        <w:ind w:left="3292" w:hanging="360"/>
      </w:pPr>
    </w:lvl>
    <w:lvl w:ilvl="4" w:tplc="04090019" w:tentative="1">
      <w:start w:val="1"/>
      <w:numFmt w:val="lowerLetter"/>
      <w:lvlText w:val="%5."/>
      <w:lvlJc w:val="left"/>
      <w:pPr>
        <w:ind w:left="4012" w:hanging="360"/>
      </w:pPr>
    </w:lvl>
    <w:lvl w:ilvl="5" w:tplc="0409001B" w:tentative="1">
      <w:start w:val="1"/>
      <w:numFmt w:val="lowerRoman"/>
      <w:lvlText w:val="%6."/>
      <w:lvlJc w:val="right"/>
      <w:pPr>
        <w:ind w:left="4732" w:hanging="180"/>
      </w:pPr>
    </w:lvl>
    <w:lvl w:ilvl="6" w:tplc="0409000F" w:tentative="1">
      <w:start w:val="1"/>
      <w:numFmt w:val="decimal"/>
      <w:lvlText w:val="%7."/>
      <w:lvlJc w:val="left"/>
      <w:pPr>
        <w:ind w:left="5452" w:hanging="360"/>
      </w:pPr>
    </w:lvl>
    <w:lvl w:ilvl="7" w:tplc="04090019" w:tentative="1">
      <w:start w:val="1"/>
      <w:numFmt w:val="lowerLetter"/>
      <w:lvlText w:val="%8."/>
      <w:lvlJc w:val="left"/>
      <w:pPr>
        <w:ind w:left="6172" w:hanging="360"/>
      </w:pPr>
    </w:lvl>
    <w:lvl w:ilvl="8" w:tplc="0409001B" w:tentative="1">
      <w:start w:val="1"/>
      <w:numFmt w:val="lowerRoman"/>
      <w:lvlText w:val="%9."/>
      <w:lvlJc w:val="right"/>
      <w:pPr>
        <w:ind w:left="6892" w:hanging="180"/>
      </w:pPr>
    </w:lvl>
  </w:abstractNum>
  <w:abstractNum w:abstractNumId="2" w15:restartNumberingAfterBreak="0">
    <w:nsid w:val="38C80D72"/>
    <w:multiLevelType w:val="hybridMultilevel"/>
    <w:tmpl w:val="EC480948"/>
    <w:lvl w:ilvl="0" w:tplc="EB8626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D400478"/>
    <w:multiLevelType w:val="hybridMultilevel"/>
    <w:tmpl w:val="58D2D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981A8E"/>
    <w:multiLevelType w:val="hybridMultilevel"/>
    <w:tmpl w:val="05644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A21EF"/>
    <w:multiLevelType w:val="hybridMultilevel"/>
    <w:tmpl w:val="F84E4B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B3F05FA"/>
    <w:multiLevelType w:val="hybridMultilevel"/>
    <w:tmpl w:val="B346FF30"/>
    <w:lvl w:ilvl="0" w:tplc="187CAE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C9031D"/>
    <w:multiLevelType w:val="hybridMultilevel"/>
    <w:tmpl w:val="5E404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DF12E7"/>
    <w:multiLevelType w:val="hybridMultilevel"/>
    <w:tmpl w:val="DA92D5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2F84C45"/>
    <w:multiLevelType w:val="hybridMultilevel"/>
    <w:tmpl w:val="301A9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194E6E"/>
    <w:multiLevelType w:val="hybridMultilevel"/>
    <w:tmpl w:val="9710B246"/>
    <w:lvl w:ilvl="0" w:tplc="17E8608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9164074"/>
    <w:multiLevelType w:val="hybridMultilevel"/>
    <w:tmpl w:val="D778C2A6"/>
    <w:lvl w:ilvl="0" w:tplc="C93ED7FE">
      <w:start w:val="1"/>
      <w:numFmt w:val="upperRoman"/>
      <w:lvlText w:val="%1.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69A64243"/>
    <w:multiLevelType w:val="hybridMultilevel"/>
    <w:tmpl w:val="F5B47BF6"/>
    <w:lvl w:ilvl="0" w:tplc="F8B8485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543D1E"/>
    <w:multiLevelType w:val="hybridMultilevel"/>
    <w:tmpl w:val="B2945D18"/>
    <w:lvl w:ilvl="0" w:tplc="5CA220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DC27F7C"/>
    <w:multiLevelType w:val="hybridMultilevel"/>
    <w:tmpl w:val="2E1416F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2F72D1E"/>
    <w:multiLevelType w:val="hybridMultilevel"/>
    <w:tmpl w:val="93F6EB22"/>
    <w:lvl w:ilvl="0" w:tplc="D8444932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40E7F65"/>
    <w:multiLevelType w:val="hybridMultilevel"/>
    <w:tmpl w:val="A7920284"/>
    <w:lvl w:ilvl="0" w:tplc="A052DE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41341F9"/>
    <w:multiLevelType w:val="hybridMultilevel"/>
    <w:tmpl w:val="706EA87E"/>
    <w:lvl w:ilvl="0" w:tplc="708E89B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38016788">
    <w:abstractNumId w:val="7"/>
  </w:num>
  <w:num w:numId="2" w16cid:durableId="1972125919">
    <w:abstractNumId w:val="10"/>
  </w:num>
  <w:num w:numId="3" w16cid:durableId="462888655">
    <w:abstractNumId w:val="12"/>
  </w:num>
  <w:num w:numId="4" w16cid:durableId="615874533">
    <w:abstractNumId w:val="15"/>
  </w:num>
  <w:num w:numId="5" w16cid:durableId="568267030">
    <w:abstractNumId w:val="2"/>
  </w:num>
  <w:num w:numId="6" w16cid:durableId="1257900656">
    <w:abstractNumId w:val="13"/>
  </w:num>
  <w:num w:numId="7" w16cid:durableId="1430547067">
    <w:abstractNumId w:val="16"/>
  </w:num>
  <w:num w:numId="8" w16cid:durableId="679239646">
    <w:abstractNumId w:val="17"/>
  </w:num>
  <w:num w:numId="9" w16cid:durableId="1029530035">
    <w:abstractNumId w:val="14"/>
  </w:num>
  <w:num w:numId="10" w16cid:durableId="1847937150">
    <w:abstractNumId w:val="11"/>
  </w:num>
  <w:num w:numId="11" w16cid:durableId="1703171732">
    <w:abstractNumId w:val="6"/>
  </w:num>
  <w:num w:numId="12" w16cid:durableId="474296938">
    <w:abstractNumId w:val="5"/>
  </w:num>
  <w:num w:numId="13" w16cid:durableId="721442482">
    <w:abstractNumId w:val="8"/>
  </w:num>
  <w:num w:numId="14" w16cid:durableId="446774163">
    <w:abstractNumId w:val="4"/>
  </w:num>
  <w:num w:numId="15" w16cid:durableId="975376438">
    <w:abstractNumId w:val="9"/>
  </w:num>
  <w:num w:numId="16" w16cid:durableId="467628507">
    <w:abstractNumId w:val="3"/>
  </w:num>
  <w:num w:numId="17" w16cid:durableId="285308018">
    <w:abstractNumId w:val="0"/>
  </w:num>
  <w:num w:numId="18" w16cid:durableId="151461224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Võ Hiếu">
    <w15:presenceInfo w15:providerId="Windows Live" w15:userId="c2b9300eeaccd1f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C8F"/>
    <w:rsid w:val="00005416"/>
    <w:rsid w:val="00065D36"/>
    <w:rsid w:val="00066B61"/>
    <w:rsid w:val="00073A34"/>
    <w:rsid w:val="00080102"/>
    <w:rsid w:val="000827A1"/>
    <w:rsid w:val="000B1DB9"/>
    <w:rsid w:val="000E6C97"/>
    <w:rsid w:val="001022A0"/>
    <w:rsid w:val="0011339E"/>
    <w:rsid w:val="00123D60"/>
    <w:rsid w:val="00125887"/>
    <w:rsid w:val="00136381"/>
    <w:rsid w:val="001419B7"/>
    <w:rsid w:val="00147516"/>
    <w:rsid w:val="00150CED"/>
    <w:rsid w:val="001937AE"/>
    <w:rsid w:val="001B3A01"/>
    <w:rsid w:val="001C50B5"/>
    <w:rsid w:val="001D17A4"/>
    <w:rsid w:val="001F03E0"/>
    <w:rsid w:val="001F7C8F"/>
    <w:rsid w:val="00200659"/>
    <w:rsid w:val="002063ED"/>
    <w:rsid w:val="0021330D"/>
    <w:rsid w:val="00236E37"/>
    <w:rsid w:val="00260942"/>
    <w:rsid w:val="00261A1E"/>
    <w:rsid w:val="00270DDE"/>
    <w:rsid w:val="002A3528"/>
    <w:rsid w:val="002A3EAA"/>
    <w:rsid w:val="002B520E"/>
    <w:rsid w:val="002F19D7"/>
    <w:rsid w:val="0032491E"/>
    <w:rsid w:val="00363EAA"/>
    <w:rsid w:val="003D0F00"/>
    <w:rsid w:val="003E019B"/>
    <w:rsid w:val="003F08B8"/>
    <w:rsid w:val="004211EC"/>
    <w:rsid w:val="00430EA1"/>
    <w:rsid w:val="004479E7"/>
    <w:rsid w:val="00473C9D"/>
    <w:rsid w:val="004756EA"/>
    <w:rsid w:val="004775BB"/>
    <w:rsid w:val="00483050"/>
    <w:rsid w:val="004A216A"/>
    <w:rsid w:val="004B43AC"/>
    <w:rsid w:val="005207DB"/>
    <w:rsid w:val="00580C47"/>
    <w:rsid w:val="005850F2"/>
    <w:rsid w:val="0058703F"/>
    <w:rsid w:val="005E0D80"/>
    <w:rsid w:val="005E189A"/>
    <w:rsid w:val="005F23AC"/>
    <w:rsid w:val="006557D6"/>
    <w:rsid w:val="0067676B"/>
    <w:rsid w:val="006B2869"/>
    <w:rsid w:val="006C6DB5"/>
    <w:rsid w:val="006F15A6"/>
    <w:rsid w:val="00734711"/>
    <w:rsid w:val="00752092"/>
    <w:rsid w:val="007544AA"/>
    <w:rsid w:val="00783929"/>
    <w:rsid w:val="007A0270"/>
    <w:rsid w:val="007A48AA"/>
    <w:rsid w:val="007E0A30"/>
    <w:rsid w:val="007F4097"/>
    <w:rsid w:val="008254EA"/>
    <w:rsid w:val="008456BE"/>
    <w:rsid w:val="00857FC5"/>
    <w:rsid w:val="00862EC9"/>
    <w:rsid w:val="00867549"/>
    <w:rsid w:val="00872273"/>
    <w:rsid w:val="0087245B"/>
    <w:rsid w:val="0087367A"/>
    <w:rsid w:val="00877C87"/>
    <w:rsid w:val="008A48B6"/>
    <w:rsid w:val="008B6229"/>
    <w:rsid w:val="008C1F2B"/>
    <w:rsid w:val="008F403D"/>
    <w:rsid w:val="00901A95"/>
    <w:rsid w:val="009021D6"/>
    <w:rsid w:val="00927EFF"/>
    <w:rsid w:val="009437F1"/>
    <w:rsid w:val="00950E75"/>
    <w:rsid w:val="0096714A"/>
    <w:rsid w:val="00973636"/>
    <w:rsid w:val="009C2760"/>
    <w:rsid w:val="009E0052"/>
    <w:rsid w:val="009E049C"/>
    <w:rsid w:val="00A23B8D"/>
    <w:rsid w:val="00A300A2"/>
    <w:rsid w:val="00A4595E"/>
    <w:rsid w:val="00AD4D6F"/>
    <w:rsid w:val="00AE3049"/>
    <w:rsid w:val="00AE3C2E"/>
    <w:rsid w:val="00B6201A"/>
    <w:rsid w:val="00BC5B5E"/>
    <w:rsid w:val="00BD029B"/>
    <w:rsid w:val="00BD43A1"/>
    <w:rsid w:val="00C1695F"/>
    <w:rsid w:val="00C246C4"/>
    <w:rsid w:val="00C267AB"/>
    <w:rsid w:val="00C61ECD"/>
    <w:rsid w:val="00C9453F"/>
    <w:rsid w:val="00C965E5"/>
    <w:rsid w:val="00CF08FA"/>
    <w:rsid w:val="00D441AF"/>
    <w:rsid w:val="00D52B9D"/>
    <w:rsid w:val="00E06F86"/>
    <w:rsid w:val="00E125E3"/>
    <w:rsid w:val="00E12F12"/>
    <w:rsid w:val="00E15A7C"/>
    <w:rsid w:val="00E2676F"/>
    <w:rsid w:val="00E33D2B"/>
    <w:rsid w:val="00E45C1B"/>
    <w:rsid w:val="00E45F53"/>
    <w:rsid w:val="00E64D68"/>
    <w:rsid w:val="00ED6706"/>
    <w:rsid w:val="00EE7794"/>
    <w:rsid w:val="00F16D21"/>
    <w:rsid w:val="00F20C7F"/>
    <w:rsid w:val="00F7269F"/>
    <w:rsid w:val="00F75DF7"/>
    <w:rsid w:val="00F83C48"/>
    <w:rsid w:val="00FB268D"/>
    <w:rsid w:val="00FC4751"/>
    <w:rsid w:val="00FF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627A8"/>
  <w15:chartTrackingRefBased/>
  <w15:docId w15:val="{41473B1F-9D16-4A4C-9010-201851DCA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7C8F"/>
    <w:pPr>
      <w:ind w:left="720"/>
      <w:contextualSpacing/>
    </w:pPr>
  </w:style>
  <w:style w:type="table" w:styleId="TableGrid">
    <w:name w:val="Table Grid"/>
    <w:basedOn w:val="TableNormal"/>
    <w:uiPriority w:val="39"/>
    <w:rsid w:val="001F7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2491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2491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870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03F"/>
  </w:style>
  <w:style w:type="paragraph" w:styleId="Footer">
    <w:name w:val="footer"/>
    <w:basedOn w:val="Normal"/>
    <w:link w:val="FooterChar"/>
    <w:uiPriority w:val="99"/>
    <w:unhideWhenUsed/>
    <w:rsid w:val="005870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03F"/>
  </w:style>
  <w:style w:type="paragraph" w:styleId="Revision">
    <w:name w:val="Revision"/>
    <w:hidden/>
    <w:uiPriority w:val="99"/>
    <w:semiHidden/>
    <w:rsid w:val="00F75DF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0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hyperlink" Target="mailto:23520669@gm.uit.edu.v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mailto:23520517@gm.uit.edu.v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mailto:23520498@gm.uit.edu.v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mailto:23520552@gm.uit.edu.vn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16</Pages>
  <Words>1271</Words>
  <Characters>7245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Kha</dc:creator>
  <cp:keywords/>
  <dc:description/>
  <cp:lastModifiedBy>Võ Hiếu</cp:lastModifiedBy>
  <cp:revision>11</cp:revision>
  <dcterms:created xsi:type="dcterms:W3CDTF">2024-09-13T13:25:00Z</dcterms:created>
  <dcterms:modified xsi:type="dcterms:W3CDTF">2024-09-17T06:09:00Z</dcterms:modified>
</cp:coreProperties>
</file>